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A20802">
      <w:pPr>
        <w:pStyle w:val="2"/>
        <w:ind w:firstLine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F3F4069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Фаховий коледж ракетно-космічного машинобудування</w:t>
      </w:r>
    </w:p>
    <w:p w14:paraId="39F5C4F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Дніпровського національного університету імені Олеся Гончара</w:t>
      </w:r>
    </w:p>
    <w:p w14:paraId="4BD5C094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BD77F55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1E062F41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C285ADA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495677B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4168AB1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ЗВІТ</w:t>
      </w:r>
    </w:p>
    <w:p w14:paraId="269FF8FA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 лабораторних робіт</w:t>
      </w:r>
    </w:p>
    <w:p w14:paraId="16A37004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 дисципліни «</w:t>
      </w:r>
      <w:r>
        <w:rPr>
          <w:rFonts w:hint="default" w:cs="Times New Roman"/>
          <w:sz w:val="28"/>
          <w:szCs w:val="28"/>
        </w:rPr>
        <w:t>ОБД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»</w:t>
      </w:r>
    </w:p>
    <w:p w14:paraId="20EE3CFD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D48B22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Спеціальність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123 Комп’ютерна інженерія</w:t>
      </w:r>
    </w:p>
    <w:p w14:paraId="22BF192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Група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КС-2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</w:t>
      </w:r>
    </w:p>
    <w:p w14:paraId="73E5EC29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573529E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B0F6B07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7753291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5D852D9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Виконав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Антіпов К.І.</w:t>
      </w:r>
    </w:p>
    <w:p w14:paraId="516839F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hint="default" w:ascii="Times New Roman" w:hAnsi="Times New Roman" w:cs="Times New Roman"/>
          <w:sz w:val="28"/>
          <w:szCs w:val="28"/>
        </w:rPr>
        <w:t xml:space="preserve">ла </w:t>
      </w:r>
      <w:r>
        <w:rPr>
          <w:rFonts w:hint="default" w:ascii="Times New Roman" w:hAnsi="Times New Roman" w:cs="Times New Roman"/>
          <w:sz w:val="28"/>
          <w:szCs w:val="28"/>
        </w:rPr>
        <w:tab/>
      </w:r>
    </w:p>
    <w:p w14:paraId="723AFE5B">
      <w:pPr>
        <w:ind w:firstLine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</w:p>
    <w:p w14:paraId="28825F71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94BA365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0FF17E4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E197D21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5DB7C3D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46B8A1B3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3325AAD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172358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202</w:t>
      </w:r>
      <w:r>
        <w:rPr>
          <w:rFonts w:hint="default" w:ascii="Times New Roman" w:hAnsi="Times New Roman" w:cs="Times New Roman"/>
          <w:sz w:val="28"/>
          <w:szCs w:val="28"/>
        </w:rPr>
        <w:t>4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-202</w:t>
      </w:r>
      <w:r>
        <w:rPr>
          <w:rFonts w:hint="default" w:ascii="Times New Roman" w:hAnsi="Times New Roman" w:cs="Times New Roman"/>
          <w:sz w:val="28"/>
          <w:szCs w:val="28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ЗМІСТ</w:t>
      </w:r>
    </w:p>
    <w:p w14:paraId="0FED5B20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58A504F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  <w:t xml:space="preserve">Лабораторна робота № </w:t>
      </w:r>
      <w:r>
        <w:rPr>
          <w:rFonts w:hint="default" w:cs="Times New Roman"/>
          <w:spacing w:val="-2"/>
          <w:sz w:val="28"/>
          <w:szCs w:val="28"/>
        </w:rPr>
        <w:t>8-9</w:t>
      </w:r>
      <w:r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  <w:tab/>
      </w:r>
    </w:p>
    <w:p w14:paraId="660E35C9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6EF61251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</w:rPr>
      </w:pPr>
    </w:p>
    <w:p w14:paraId="70F6E96D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483F5331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56ABB06F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7063D62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7ABF4A64">
      <w:pPr>
        <w:ind w:left="567"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7E2530D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69F14062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Л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АБОРАТОРНА РОБОТА</w:t>
      </w:r>
      <w:r>
        <w:rPr>
          <w:rFonts w:hint="default" w:ascii="Times New Roman" w:hAnsi="Times New Roman" w:cs="Times New Roman"/>
          <w:sz w:val="28"/>
          <w:szCs w:val="28"/>
        </w:rPr>
        <w:t xml:space="preserve"> №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cs="Times New Roman"/>
          <w:sz w:val="28"/>
          <w:szCs w:val="28"/>
        </w:rPr>
        <w:t>8-9</w:t>
      </w:r>
    </w:p>
    <w:p w14:paraId="7CCC4F24">
      <w:pPr>
        <w:pStyle w:val="24"/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Тема</w:t>
      </w:r>
      <w:r>
        <w:rPr>
          <w:rFonts w:hint="default" w:ascii="Times New Roman" w:hAnsi="Times New Roman" w:cs="Times New Roman"/>
          <w:sz w:val="28"/>
          <w:szCs w:val="28"/>
        </w:rPr>
        <w:t>: Прості запити. Використання опцій SELECT, FROM та WHERE. Використання опцій DISTINCT, ORDER BY, GROUP BY , LІMІT</w:t>
      </w:r>
      <w:r>
        <w:rPr>
          <w:rFonts w:hint="default" w:cs="Times New Roman"/>
          <w:sz w:val="28"/>
          <w:szCs w:val="28"/>
        </w:rPr>
        <w:t>.</w:t>
      </w:r>
    </w:p>
    <w:p w14:paraId="389C00E4">
      <w:pPr>
        <w:pStyle w:val="24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Мета: Одержати навички використання оператора SELECT для реалізації простих запитів.</w:t>
      </w:r>
    </w:p>
    <w:p w14:paraId="229221E5">
      <w:pPr>
        <w:spacing w:after="0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ЗМІСТ І ПОСЛІДОВНІСТЬ ВИКОНАННЯ ЗАВДАНЬ</w:t>
      </w:r>
    </w:p>
    <w:p w14:paraId="1B09DDE2">
      <w:pPr>
        <w:numPr>
          <w:ilvl w:val="0"/>
          <w:numId w:val="3"/>
        </w:numPr>
        <w:spacing w:after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Реалізувати за допомогою оператора SELECT 6 простих запитів до таблиць бази даних (згідно Вашого варіанта), а саме:</w:t>
      </w:r>
    </w:p>
    <w:p w14:paraId="616FB9C5">
      <w:pPr>
        <w:numPr>
          <w:ilvl w:val="0"/>
          <w:numId w:val="4"/>
        </w:numPr>
        <w:spacing w:after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Відбір певних стовпців таблиці (опція FROM):</w:t>
      </w:r>
    </w:p>
    <w:p w14:paraId="1D727CC2">
      <w:pPr>
        <w:numPr>
          <w:ilvl w:val="0"/>
          <w:numId w:val="4"/>
        </w:numPr>
        <w:spacing w:after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Вибір рядків за допомогою опції WHERE.</w:t>
      </w:r>
    </w:p>
    <w:p w14:paraId="261949DA">
      <w:pPr>
        <w:numPr>
          <w:ilvl w:val="0"/>
          <w:numId w:val="4"/>
        </w:numPr>
        <w:spacing w:after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>Виведення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повторень за допомогою DІSTІNCT:</w:t>
      </w:r>
    </w:p>
    <w:p w14:paraId="5AE2288C">
      <w:pPr>
        <w:numPr>
          <w:ilvl w:val="0"/>
          <w:numId w:val="4"/>
        </w:numPr>
        <w:spacing w:after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Використання GROUP BY:</w:t>
      </w:r>
    </w:p>
    <w:p w14:paraId="4212C323">
      <w:pPr>
        <w:numPr>
          <w:ilvl w:val="0"/>
          <w:numId w:val="4"/>
        </w:numPr>
        <w:spacing w:after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Використання HAVІNG</w:t>
      </w:r>
    </w:p>
    <w:p w14:paraId="6830BFA3">
      <w:pPr>
        <w:numPr>
          <w:ilvl w:val="0"/>
          <w:numId w:val="4"/>
        </w:numPr>
        <w:spacing w:after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Сортування результатів пошуку за допомогою ORDER BY</w:t>
      </w:r>
    </w:p>
    <w:p w14:paraId="1EAE452F">
      <w:pPr>
        <w:spacing w:after="0"/>
        <w:ind w:firstLine="709"/>
        <w:jc w:val="both"/>
        <w:rPr>
          <w:color w:val="FF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ІІ.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 xml:space="preserve">Оформити звіт по виконанню лабораторної роботи. Звіт повинен включати наступні розділи </w:t>
      </w:r>
      <w:r>
        <w:rPr>
          <w:color w:val="FF0000"/>
          <w:sz w:val="28"/>
          <w:szCs w:val="28"/>
          <w:lang w:val="uk-UA"/>
        </w:rPr>
        <w:t>для кожного запиту:</w:t>
      </w:r>
    </w:p>
    <w:p w14:paraId="66E72E17">
      <w:pPr>
        <w:spacing w:after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1.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Формулювання запиту</w:t>
      </w:r>
      <w:r>
        <w:rPr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(</w:t>
      </w:r>
      <w:r>
        <w:rPr>
          <w:color w:val="FF0000"/>
          <w:sz w:val="28"/>
          <w:szCs w:val="28"/>
          <w:lang w:val="uk-UA"/>
        </w:rPr>
        <w:t>самостійно формулюєте запит до певної таблиці створеної вами бази даних)</w:t>
      </w:r>
      <w:r>
        <w:rPr>
          <w:sz w:val="28"/>
          <w:szCs w:val="28"/>
          <w:lang w:val="uk-UA"/>
        </w:rPr>
        <w:t>.</w:t>
      </w:r>
    </w:p>
    <w:p w14:paraId="0C30647E">
      <w:pPr>
        <w:spacing w:after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Виведення вмісту таблиці, до якої сформульовано  запит.</w:t>
      </w:r>
    </w:p>
    <w:p w14:paraId="136453F3">
      <w:pPr>
        <w:spacing w:after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3.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Оператор SELECT до відповідного запиту.</w:t>
      </w:r>
    </w:p>
    <w:p w14:paraId="520FD795">
      <w:pPr>
        <w:spacing w:after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4.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Копія вікна виконання оператора SELECT.</w:t>
      </w:r>
    </w:p>
    <w:p w14:paraId="42329DB2">
      <w:pPr>
        <w:spacing w:after="0"/>
        <w:ind w:firstLine="709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 w14:paraId="1FA5FF6D">
      <w:pPr>
        <w:pStyle w:val="17"/>
        <w:bidi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Хід роботи</w:t>
      </w:r>
    </w:p>
    <w:p w14:paraId="6C86BB34">
      <w:pPr>
        <w:numPr>
          <w:ilvl w:val="0"/>
          <w:numId w:val="5"/>
        </w:numPr>
        <w:bidi w:val="0"/>
        <w:ind w:left="889" w:leftChars="0" w:hanging="360" w:firstLineChars="0"/>
        <w:rPr>
          <w:rFonts w:hint="default"/>
        </w:rPr>
      </w:pPr>
      <w:r>
        <w:rPr>
          <w:sz w:val="28"/>
          <w:szCs w:val="28"/>
          <w:lang w:val="uk-UA"/>
        </w:rPr>
        <w:t>Відбір певних стовпців таблиці (опція FROM)</w:t>
      </w:r>
    </w:p>
    <w:p w14:paraId="5380552B">
      <w:pPr>
        <w:numPr>
          <w:ilvl w:val="0"/>
          <w:numId w:val="6"/>
        </w:numPr>
        <w:ind w:left="1260" w:leftChars="0" w:hanging="420" w:firstLineChars="0"/>
        <w:rPr>
          <w:rFonts w:hint="default"/>
        </w:rPr>
      </w:pPr>
      <w:r>
        <w:rPr>
          <w:rFonts w:hint="default"/>
        </w:rPr>
        <w:t>Вивести всі стовпці з таблиці users</w:t>
      </w:r>
    </w:p>
    <w:p w14:paraId="766F9217">
      <w:pPr>
        <w:numPr>
          <w:ilvl w:val="0"/>
          <w:numId w:val="6"/>
        </w:numPr>
        <w:ind w:left="1260" w:leftChars="0" w:hanging="420" w:firstLineChars="0"/>
        <w:rPr>
          <w:rFonts w:hint="default"/>
        </w:rPr>
      </w:pPr>
      <w:r>
        <w:rPr>
          <w:rFonts w:hint="default"/>
        </w:rPr>
        <w:t xml:space="preserve">Вивести тільки два стовпці з таблиці users: google_id </w:t>
      </w:r>
      <w:r>
        <w:rPr>
          <w:rFonts w:hint="default"/>
          <w:lang w:val="ru-RU"/>
        </w:rPr>
        <w:t>та</w:t>
      </w:r>
      <w:r>
        <w:rPr>
          <w:rFonts w:hint="default"/>
        </w:rPr>
        <w:t xml:space="preserve"> username</w:t>
      </w:r>
    </w:p>
    <w:p w14:paraId="534E18BC">
      <w:pPr>
        <w:numPr>
          <w:ilvl w:val="0"/>
          <w:numId w:val="6"/>
        </w:numPr>
        <w:ind w:left="1260" w:leftChars="0" w:hanging="420" w:firstLineChars="0"/>
        <w:rPr>
          <w:rFonts w:hint="default"/>
        </w:rPr>
      </w:pPr>
      <w:r>
        <w:rPr>
          <w:rFonts w:hint="default"/>
        </w:rPr>
        <w:t xml:space="preserve">Вивести тільки два стовпці з таблиці users: google_id </w:t>
      </w:r>
      <w:r>
        <w:rPr>
          <w:rFonts w:hint="default"/>
          <w:lang w:val="ru-RU"/>
        </w:rPr>
        <w:t>та</w:t>
      </w:r>
      <w:r>
        <w:rPr>
          <w:rFonts w:hint="default"/>
        </w:rPr>
        <w:t xml:space="preserve"> username та використання uid та guid як псевдоніми для стовпців</w:t>
      </w:r>
    </w:p>
    <w:p w14:paraId="269A6BF6">
      <w:pPr>
        <w:numPr>
          <w:ilvl w:val="0"/>
          <w:numId w:val="0"/>
        </w:numPr>
        <w:bidi w:val="0"/>
        <w:ind w:left="529" w:leftChars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708650" cy="3822700"/>
            <wp:effectExtent l="0" t="0" r="6350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E28B">
      <w:pPr>
        <w:numPr>
          <w:ilvl w:val="0"/>
          <w:numId w:val="5"/>
        </w:numPr>
        <w:bidi w:val="0"/>
        <w:ind w:left="889" w:leftChars="0" w:hanging="360" w:firstLineChars="0"/>
        <w:rPr>
          <w:rFonts w:hint="default"/>
        </w:rPr>
      </w:pPr>
      <w:r>
        <w:rPr>
          <w:sz w:val="28"/>
          <w:szCs w:val="28"/>
          <w:lang w:val="uk-UA"/>
        </w:rPr>
        <w:t>Вибір рядків за допомогою опції WHERE</w:t>
      </w:r>
    </w:p>
    <w:p w14:paraId="6184EF06">
      <w:pPr>
        <w:numPr>
          <w:ilvl w:val="0"/>
          <w:numId w:val="6"/>
        </w:numPr>
        <w:ind w:left="1260" w:leftChars="0" w:hanging="420" w:firstLineChars="0"/>
        <w:rPr>
          <w:rFonts w:hint="default"/>
        </w:rPr>
      </w:pPr>
      <w:r>
        <w:rPr>
          <w:rFonts w:hint="default"/>
        </w:rPr>
        <w:t xml:space="preserve">Вивести тільки два стовпці з таблиці users: </w:t>
      </w:r>
      <w:r>
        <w:rPr>
          <w:rFonts w:hint="default"/>
        </w:rPr>
        <w:t>username</w:t>
      </w:r>
      <w:r>
        <w:rPr>
          <w:rFonts w:hint="default"/>
        </w:rPr>
        <w:t xml:space="preserve"> </w:t>
      </w:r>
      <w:r>
        <w:rPr>
          <w:rFonts w:hint="default"/>
          <w:lang w:val="ru-RU"/>
        </w:rPr>
        <w:t xml:space="preserve">та </w:t>
      </w:r>
      <w:r>
        <w:rPr>
          <w:rFonts w:hint="default"/>
        </w:rPr>
        <w:t xml:space="preserve">email з використанням умови, що стовпець google_id повинен бути </w:t>
      </w:r>
      <w:r>
        <w:rPr>
          <w:rFonts w:hint="default"/>
          <w:lang w:val="ru-RU"/>
        </w:rPr>
        <w:t>більше</w:t>
      </w:r>
      <w:r>
        <w:rPr>
          <w:rFonts w:hint="default"/>
        </w:rPr>
        <w:t xml:space="preserve"> 10</w:t>
      </w:r>
    </w:p>
    <w:p w14:paraId="6ED971ED">
      <w:pPr>
        <w:numPr>
          <w:ilvl w:val="0"/>
          <w:numId w:val="0"/>
        </w:numPr>
        <w:bidi w:val="0"/>
        <w:ind w:left="529" w:leftChars="0"/>
        <w:jc w:val="center"/>
        <w:rPr>
          <w:rFonts w:hint="default"/>
        </w:rPr>
      </w:pPr>
      <w:r>
        <w:drawing>
          <wp:inline distT="0" distB="0" distL="114300" distR="114300">
            <wp:extent cx="4912995" cy="1876425"/>
            <wp:effectExtent l="0" t="0" r="1905" b="952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63C87">
      <w:pPr>
        <w:numPr>
          <w:ilvl w:val="0"/>
          <w:numId w:val="5"/>
        </w:numPr>
        <w:bidi w:val="0"/>
        <w:ind w:left="889" w:leftChars="0" w:hanging="360" w:firstLineChars="0"/>
        <w:rPr>
          <w:ins w:id="1" w:author="diablo" w:date="2024-12-11T22:31:06Z"/>
          <w:rFonts w:hint="default"/>
        </w:rPr>
        <w:pPrChange w:id="0" w:author="diablo" w:date="2024-12-11T22:21:23Z">
          <w:pPr>
            <w:numPr>
              <w:ilvl w:val="0"/>
              <w:numId w:val="5"/>
            </w:numPr>
            <w:bidi w:val="0"/>
            <w:ind w:left="889" w:leftChars="0" w:hanging="360" w:firstLineChars="0"/>
          </w:pPr>
        </w:pPrChange>
      </w:pPr>
      <w:r>
        <w:rPr>
          <w:sz w:val="28"/>
          <w:szCs w:val="28"/>
          <w:lang w:val="ru-RU"/>
        </w:rPr>
        <w:t>Виведення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повторень за допомогою DІSTІNCT</w:t>
      </w:r>
    </w:p>
    <w:p w14:paraId="146ECD2C">
      <w:pPr>
        <w:numPr>
          <w:ilvl w:val="0"/>
          <w:numId w:val="7"/>
          <w:ins w:id="3" w:author="diablo" w:date="2024-12-11T22:31:26Z"/>
        </w:numPr>
        <w:bidi w:val="0"/>
        <w:ind w:left="1260" w:leftChars="0" w:hanging="420" w:firstLineChars="0"/>
        <w:rPr>
          <w:ins w:id="4" w:author="diablo" w:date="2024-12-11T22:31:58Z"/>
          <w:rFonts w:hint="default"/>
        </w:rPr>
        <w:pPrChange w:id="2" w:author="diablo" w:date="2024-12-11T22:31:26Z">
          <w:pPr>
            <w:numPr>
              <w:ilvl w:val="0"/>
              <w:numId w:val="5"/>
            </w:numPr>
            <w:bidi w:val="0"/>
            <w:ind w:left="889" w:leftChars="0" w:hanging="360" w:firstLineChars="0"/>
          </w:pPr>
        </w:pPrChange>
      </w:pPr>
      <w:ins w:id="5" w:author="diablo" w:date="2024-12-11T22:31:29Z">
        <w:r>
          <w:rPr>
            <w:rFonts w:hint="default"/>
            <w:lang w:val="ru-RU"/>
          </w:rPr>
          <w:t>Вивсет</w:t>
        </w:r>
      </w:ins>
      <w:ins w:id="6" w:author="diablo" w:date="2024-12-11T22:31:30Z">
        <w:r>
          <w:rPr>
            <w:rFonts w:hint="default"/>
            <w:lang w:val="ru-RU"/>
          </w:rPr>
          <w:t>и стовп</w:t>
        </w:r>
      </w:ins>
      <w:ins w:id="7" w:author="diablo" w:date="2024-12-11T22:31:31Z">
        <w:r>
          <w:rPr>
            <w:rFonts w:hint="default"/>
            <w:lang w:val="ru-RU"/>
          </w:rPr>
          <w:t xml:space="preserve">ці </w:t>
        </w:r>
      </w:ins>
      <w:ins w:id="8" w:author="diablo" w:date="2024-12-11T22:31:34Z">
        <w:r>
          <w:rPr>
            <w:rFonts w:hint="default"/>
          </w:rPr>
          <w:t>use</w:t>
        </w:r>
      </w:ins>
      <w:ins w:id="9" w:author="diablo" w:date="2024-12-11T22:31:35Z">
        <w:r>
          <w:rPr>
            <w:rFonts w:hint="default"/>
          </w:rPr>
          <w:t>r_id</w:t>
        </w:r>
      </w:ins>
      <w:ins w:id="10" w:author="diablo" w:date="2024-12-11T22:31:36Z">
        <w:r>
          <w:rPr>
            <w:rFonts w:hint="default"/>
          </w:rPr>
          <w:t>, a</w:t>
        </w:r>
      </w:ins>
      <w:ins w:id="11" w:author="diablo" w:date="2024-12-11T22:31:37Z">
        <w:r>
          <w:rPr>
            <w:rFonts w:hint="default"/>
          </w:rPr>
          <w:t>cces</w:t>
        </w:r>
      </w:ins>
      <w:ins w:id="12" w:author="diablo" w:date="2024-12-11T22:31:38Z">
        <w:r>
          <w:rPr>
            <w:rFonts w:hint="default"/>
          </w:rPr>
          <w:t>s_t</w:t>
        </w:r>
      </w:ins>
      <w:ins w:id="13" w:author="diablo" w:date="2024-12-11T22:31:39Z">
        <w:r>
          <w:rPr>
            <w:rFonts w:hint="default"/>
          </w:rPr>
          <w:t>oken,</w:t>
        </w:r>
      </w:ins>
      <w:ins w:id="14" w:author="diablo" w:date="2024-12-11T22:31:40Z">
        <w:r>
          <w:rPr>
            <w:rFonts w:hint="default"/>
          </w:rPr>
          <w:t xml:space="preserve"> re</w:t>
        </w:r>
      </w:ins>
      <w:ins w:id="15" w:author="diablo" w:date="2024-12-11T22:31:41Z">
        <w:r>
          <w:rPr>
            <w:rFonts w:hint="default"/>
          </w:rPr>
          <w:t>f</w:t>
        </w:r>
      </w:ins>
      <w:ins w:id="16" w:author="diablo" w:date="2024-12-11T22:31:42Z">
        <w:r>
          <w:rPr>
            <w:rFonts w:hint="default"/>
          </w:rPr>
          <w:t>resh</w:t>
        </w:r>
      </w:ins>
      <w:ins w:id="17" w:author="diablo" w:date="2024-12-11T22:31:43Z">
        <w:r>
          <w:rPr>
            <w:rFonts w:hint="default"/>
          </w:rPr>
          <w:t>_to</w:t>
        </w:r>
      </w:ins>
      <w:ins w:id="18" w:author="diablo" w:date="2024-12-11T22:31:47Z">
        <w:r>
          <w:rPr>
            <w:rFonts w:hint="default"/>
          </w:rPr>
          <w:t>ken</w:t>
        </w:r>
      </w:ins>
      <w:ins w:id="19" w:author="diablo" w:date="2024-12-11T22:31:49Z">
        <w:r>
          <w:rPr>
            <w:rFonts w:hint="default"/>
          </w:rPr>
          <w:t xml:space="preserve"> </w:t>
        </w:r>
      </w:ins>
      <w:ins w:id="20" w:author="diablo" w:date="2024-12-11T22:31:51Z">
        <w:r>
          <w:rPr>
            <w:rFonts w:hint="default"/>
            <w:lang w:val="ru-RU"/>
          </w:rPr>
          <w:t xml:space="preserve">з </w:t>
        </w:r>
      </w:ins>
      <w:ins w:id="21" w:author="diablo" w:date="2024-12-11T22:31:52Z">
        <w:r>
          <w:rPr>
            <w:rFonts w:hint="default"/>
            <w:lang w:val="ru-RU"/>
          </w:rPr>
          <w:t>таб</w:t>
        </w:r>
      </w:ins>
      <w:ins w:id="22" w:author="diablo" w:date="2024-12-11T22:31:53Z">
        <w:r>
          <w:rPr>
            <w:rFonts w:hint="default"/>
            <w:lang w:val="ru-RU"/>
          </w:rPr>
          <w:t xml:space="preserve">лиці </w:t>
        </w:r>
      </w:ins>
      <w:ins w:id="23" w:author="diablo" w:date="2024-12-11T22:31:55Z">
        <w:r>
          <w:rPr>
            <w:rFonts w:hint="default"/>
          </w:rPr>
          <w:t>oa</w:t>
        </w:r>
      </w:ins>
      <w:ins w:id="24" w:author="diablo" w:date="2024-12-11T22:31:56Z">
        <w:r>
          <w:rPr>
            <w:rFonts w:hint="default"/>
          </w:rPr>
          <w:t>uth_t</w:t>
        </w:r>
      </w:ins>
      <w:ins w:id="25" w:author="diablo" w:date="2024-12-11T22:31:57Z">
        <w:r>
          <w:rPr>
            <w:rFonts w:hint="default"/>
          </w:rPr>
          <w:t>okens</w:t>
        </w:r>
      </w:ins>
    </w:p>
    <w:p w14:paraId="58BCF1EC">
      <w:pPr>
        <w:numPr>
          <w:ilvl w:val="0"/>
          <w:numId w:val="7"/>
          <w:ins w:id="27" w:author="diablo" w:date="2024-12-11T22:46:11Z"/>
        </w:numPr>
        <w:bidi w:val="0"/>
        <w:ind w:left="1260" w:leftChars="0" w:hanging="420" w:firstLineChars="0"/>
        <w:rPr>
          <w:del w:id="28" w:author="diablo" w:date="2024-12-11T22:46:11Z"/>
          <w:rFonts w:hint="default"/>
        </w:rPr>
        <w:pPrChange w:id="26" w:author="diablo" w:date="2024-12-11T22:46:11Z">
          <w:pPr>
            <w:numPr>
              <w:ilvl w:val="0"/>
              <w:numId w:val="5"/>
            </w:numPr>
            <w:bidi w:val="0"/>
            <w:ind w:left="889" w:leftChars="0" w:hanging="360" w:firstLineChars="0"/>
          </w:pPr>
        </w:pPrChange>
      </w:pPr>
      <w:ins w:id="29" w:author="diablo" w:date="2024-12-11T22:32:14Z">
        <w:r>
          <w:rPr>
            <w:rFonts w:hint="default"/>
            <w:lang w:val="ru-RU"/>
          </w:rPr>
          <w:t>Ви</w:t>
        </w:r>
      </w:ins>
      <w:ins w:id="30" w:author="diablo" w:date="2024-12-11T22:32:15Z">
        <w:r>
          <w:rPr>
            <w:rFonts w:hint="default"/>
            <w:lang w:val="ru-RU"/>
          </w:rPr>
          <w:t>вест</w:t>
        </w:r>
      </w:ins>
      <w:ins w:id="31" w:author="diablo" w:date="2024-12-11T22:32:16Z">
        <w:r>
          <w:rPr>
            <w:rFonts w:hint="default"/>
            <w:lang w:val="ru-RU"/>
          </w:rPr>
          <w:t xml:space="preserve">и </w:t>
        </w:r>
      </w:ins>
      <w:ins w:id="32" w:author="diablo" w:date="2024-12-11T22:33:10Z">
        <w:r>
          <w:rPr>
            <w:rFonts w:hint="default"/>
          </w:rPr>
          <w:t>user_</w:t>
        </w:r>
      </w:ins>
      <w:ins w:id="33" w:author="diablo" w:date="2024-12-11T22:33:11Z">
        <w:r>
          <w:rPr>
            <w:rFonts w:hint="default"/>
          </w:rPr>
          <w:t xml:space="preserve">id </w:t>
        </w:r>
      </w:ins>
      <w:ins w:id="34" w:author="diablo" w:date="2024-12-11T22:33:13Z">
        <w:r>
          <w:rPr>
            <w:rFonts w:hint="default"/>
            <w:lang w:val="ru-RU"/>
          </w:rPr>
          <w:t>користув</w:t>
        </w:r>
      </w:ins>
      <w:ins w:id="35" w:author="diablo" w:date="2024-12-11T22:33:14Z">
        <w:r>
          <w:rPr>
            <w:rFonts w:hint="default"/>
            <w:lang w:val="ru-RU"/>
          </w:rPr>
          <w:t>ачів</w:t>
        </w:r>
      </w:ins>
      <w:ins w:id="36" w:author="diablo" w:date="2024-12-11T22:33:34Z">
        <w:r>
          <w:rPr>
            <w:rFonts w:hint="default"/>
            <w:lang w:val="ru-RU"/>
          </w:rPr>
          <w:t>,</w:t>
        </w:r>
      </w:ins>
      <w:ins w:id="37" w:author="diablo" w:date="2024-12-11T22:33:15Z">
        <w:r>
          <w:rPr>
            <w:rFonts w:hint="default"/>
            <w:lang w:val="ru-RU"/>
          </w:rPr>
          <w:t xml:space="preserve"> </w:t>
        </w:r>
      </w:ins>
      <w:ins w:id="38" w:author="diablo" w:date="2024-12-11T22:41:55Z">
        <w:r>
          <w:rPr>
            <w:rFonts w:hint="default"/>
            <w:lang w:val="ru-RU"/>
          </w:rPr>
          <w:t>у я</w:t>
        </w:r>
      </w:ins>
      <w:ins w:id="39" w:author="diablo" w:date="2024-12-11T22:41:56Z">
        <w:r>
          <w:rPr>
            <w:rFonts w:hint="default"/>
            <w:lang w:val="ru-RU"/>
          </w:rPr>
          <w:t>к</w:t>
        </w:r>
      </w:ins>
      <w:ins w:id="40" w:author="diablo" w:date="2024-12-11T22:41:57Z">
        <w:r>
          <w:rPr>
            <w:rFonts w:hint="default"/>
            <w:lang w:val="ru-RU"/>
          </w:rPr>
          <w:t xml:space="preserve">их </w:t>
        </w:r>
      </w:ins>
      <w:ins w:id="41" w:author="diablo" w:date="2024-12-11T22:41:58Z">
        <w:r>
          <w:rPr>
            <w:rFonts w:hint="default"/>
            <w:lang w:val="ru-RU"/>
          </w:rPr>
          <w:t>токе</w:t>
        </w:r>
      </w:ins>
      <w:ins w:id="42" w:author="diablo" w:date="2024-12-11T22:41:59Z">
        <w:r>
          <w:rPr>
            <w:rFonts w:hint="default"/>
            <w:lang w:val="ru-RU"/>
          </w:rPr>
          <w:t>н автор</w:t>
        </w:r>
      </w:ins>
      <w:ins w:id="43" w:author="diablo" w:date="2024-12-11T22:42:00Z">
        <w:r>
          <w:rPr>
            <w:rFonts w:hint="default"/>
            <w:lang w:val="ru-RU"/>
          </w:rPr>
          <w:t>изац</w:t>
        </w:r>
      </w:ins>
      <w:ins w:id="44" w:author="diablo" w:date="2024-12-11T22:42:01Z">
        <w:r>
          <w:rPr>
            <w:rFonts w:hint="default"/>
            <w:lang w:val="ru-RU"/>
          </w:rPr>
          <w:t>і</w:t>
        </w:r>
      </w:ins>
      <w:ins w:id="45" w:author="diablo" w:date="2024-12-11T22:42:02Z">
        <w:r>
          <w:rPr>
            <w:rFonts w:hint="default"/>
            <w:lang w:val="ru-RU"/>
          </w:rPr>
          <w:t xml:space="preserve">ї </w:t>
        </w:r>
      </w:ins>
      <w:ins w:id="46" w:author="diablo" w:date="2024-12-11T22:42:06Z">
        <w:r>
          <w:rPr>
            <w:rFonts w:hint="default"/>
            <w:lang w:val="ru-RU"/>
          </w:rPr>
          <w:t>по</w:t>
        </w:r>
      </w:ins>
      <w:ins w:id="47" w:author="diablo" w:date="2024-12-11T22:42:07Z">
        <w:r>
          <w:rPr>
            <w:rFonts w:hint="default"/>
            <w:lang w:val="ru-RU"/>
          </w:rPr>
          <w:t>втор</w:t>
        </w:r>
      </w:ins>
      <w:ins w:id="48" w:author="diablo" w:date="2024-12-11T22:42:08Z">
        <w:r>
          <w:rPr>
            <w:rFonts w:hint="default"/>
            <w:lang w:val="ru-RU"/>
          </w:rPr>
          <w:t>ює</w:t>
        </w:r>
      </w:ins>
      <w:ins w:id="49" w:author="diablo" w:date="2024-12-11T22:42:09Z">
        <w:r>
          <w:rPr>
            <w:rFonts w:hint="default"/>
            <w:lang w:val="ru-RU"/>
          </w:rPr>
          <w:t>ться</w:t>
        </w:r>
      </w:ins>
      <w:ins w:id="50" w:author="diablo" w:date="2024-12-11T22:46:35Z">
        <w:r>
          <w:rPr>
            <w:rFonts w:hint="default"/>
          </w:rPr>
          <w:t xml:space="preserve"> </w:t>
        </w:r>
      </w:ins>
      <w:ins w:id="51" w:author="diablo" w:date="2024-12-11T22:46:56Z">
        <w:r>
          <w:rPr>
            <w:rFonts w:hint="default"/>
          </w:rPr>
          <w:t>хоча б один раз</w:t>
        </w:r>
      </w:ins>
    </w:p>
    <w:p w14:paraId="58BCF1EC">
      <w:pPr>
        <w:numPr>
          <w:ilvl w:val="0"/>
          <w:numId w:val="7"/>
          <w:ins w:id="53" w:author="diablo" w:date="2024-12-11T22:46:11Z"/>
        </w:numPr>
        <w:bidi w:val="0"/>
        <w:ind w:left="1260" w:leftChars="0" w:hanging="420" w:firstLineChars="0"/>
        <w:rPr>
          <w:rFonts w:hint="default"/>
          <w:lang w:val="ru-RU"/>
        </w:rPr>
        <w:pPrChange w:id="52" w:author="diablo" w:date="2024-12-11T22:46:11Z">
          <w:pPr>
            <w:numPr>
              <w:ilvl w:val="0"/>
              <w:numId w:val="5"/>
            </w:numPr>
            <w:bidi w:val="0"/>
            <w:ind w:left="889" w:leftChars="0" w:hanging="360" w:firstLineChars="0"/>
          </w:pPr>
        </w:pPrChange>
      </w:pPr>
    </w:p>
    <w:p w14:paraId="20551F29">
      <w:pPr>
        <w:numPr>
          <w:ilvl w:val="0"/>
          <w:numId w:val="0"/>
        </w:numPr>
        <w:bidi w:val="0"/>
        <w:ind w:left="529" w:leftChars="0"/>
        <w:rPr>
          <w:rFonts w:hint="default"/>
        </w:rPr>
      </w:pPr>
      <w:r>
        <w:drawing>
          <wp:inline distT="0" distB="0" distL="114300" distR="114300">
            <wp:extent cx="5803265" cy="3065780"/>
            <wp:effectExtent l="0" t="0" r="6985" b="127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A2601">
      <w:pPr>
        <w:numPr>
          <w:ilvl w:val="0"/>
          <w:numId w:val="5"/>
        </w:numPr>
        <w:bidi w:val="0"/>
        <w:ind w:left="889" w:leftChars="0" w:hanging="360" w:firstLineChars="0"/>
        <w:rPr>
          <w:ins w:id="54" w:author="diablo" w:date="2024-12-11T22:48:45Z"/>
          <w:rFonts w:hint="default"/>
        </w:rPr>
      </w:pPr>
      <w:r>
        <w:rPr>
          <w:sz w:val="28"/>
          <w:szCs w:val="28"/>
          <w:lang w:val="uk-UA"/>
        </w:rPr>
        <w:t>Використання GROUP BY</w:t>
      </w:r>
    </w:p>
    <w:p w14:paraId="5D812B53">
      <w:pPr>
        <w:numPr>
          <w:ilvl w:val="0"/>
          <w:numId w:val="8"/>
          <w:ins w:id="56" w:author="diablo" w:date="2024-12-11T22:48:58Z"/>
        </w:numPr>
        <w:bidi w:val="0"/>
        <w:ind w:left="1260" w:leftChars="0" w:hanging="420" w:firstLineChars="0"/>
        <w:rPr>
          <w:ins w:id="57" w:author="diablo" w:date="2024-12-11T22:49:17Z"/>
          <w:rFonts w:hint="default"/>
          <w:lang w:val="ru-RU"/>
        </w:rPr>
        <w:pPrChange w:id="55" w:author="diablo" w:date="2024-12-11T22:48:58Z">
          <w:pPr>
            <w:numPr>
              <w:ilvl w:val="0"/>
              <w:numId w:val="5"/>
            </w:numPr>
            <w:bidi w:val="0"/>
            <w:ind w:left="889" w:leftChars="0" w:hanging="360" w:firstLineChars="0"/>
          </w:pPr>
        </w:pPrChange>
      </w:pPr>
      <w:ins w:id="58" w:author="diablo" w:date="2024-12-11T22:49:01Z">
        <w:r>
          <w:rPr>
            <w:rFonts w:hint="default"/>
            <w:lang w:val="ru-RU"/>
          </w:rPr>
          <w:t>Вив</w:t>
        </w:r>
      </w:ins>
      <w:ins w:id="59" w:author="diablo" w:date="2024-12-11T22:49:02Z">
        <w:r>
          <w:rPr>
            <w:rFonts w:hint="default"/>
            <w:lang w:val="ru-RU"/>
          </w:rPr>
          <w:t>ести с</w:t>
        </w:r>
      </w:ins>
      <w:ins w:id="60" w:author="diablo" w:date="2024-12-11T22:49:03Z">
        <w:r>
          <w:rPr>
            <w:rFonts w:hint="default"/>
            <w:lang w:val="ru-RU"/>
          </w:rPr>
          <w:t>товп</w:t>
        </w:r>
      </w:ins>
      <w:ins w:id="61" w:author="diablo" w:date="2024-12-11T22:49:04Z">
        <w:r>
          <w:rPr>
            <w:rFonts w:hint="default"/>
            <w:lang w:val="ru-RU"/>
          </w:rPr>
          <w:t xml:space="preserve">ці </w:t>
        </w:r>
      </w:ins>
      <w:ins w:id="62" w:author="diablo" w:date="2024-12-11T22:49:07Z">
        <w:r>
          <w:rPr>
            <w:rFonts w:hint="default"/>
          </w:rPr>
          <w:t>name</w:t>
        </w:r>
      </w:ins>
      <w:ins w:id="63" w:author="diablo" w:date="2024-12-11T22:49:08Z">
        <w:r>
          <w:rPr>
            <w:rFonts w:hint="default"/>
          </w:rPr>
          <w:t>, po</w:t>
        </w:r>
      </w:ins>
      <w:ins w:id="64" w:author="diablo" w:date="2024-12-11T22:49:09Z">
        <w:r>
          <w:rPr>
            <w:rFonts w:hint="default"/>
          </w:rPr>
          <w:t>siti</w:t>
        </w:r>
      </w:ins>
      <w:ins w:id="65" w:author="diablo" w:date="2024-12-11T22:49:10Z">
        <w:r>
          <w:rPr>
            <w:rFonts w:hint="default"/>
          </w:rPr>
          <w:t xml:space="preserve">ve </w:t>
        </w:r>
      </w:ins>
      <w:ins w:id="66" w:author="diablo" w:date="2024-12-11T22:49:11Z">
        <w:r>
          <w:rPr>
            <w:rFonts w:hint="default"/>
            <w:lang w:val="ru-RU"/>
          </w:rPr>
          <w:t xml:space="preserve">з </w:t>
        </w:r>
      </w:ins>
      <w:ins w:id="67" w:author="diablo" w:date="2024-12-11T22:49:12Z">
        <w:r>
          <w:rPr>
            <w:rFonts w:hint="default"/>
            <w:lang w:val="ru-RU"/>
          </w:rPr>
          <w:t>табли</w:t>
        </w:r>
      </w:ins>
      <w:ins w:id="68" w:author="diablo" w:date="2024-12-11T22:49:14Z">
        <w:r>
          <w:rPr>
            <w:rFonts w:hint="default"/>
            <w:lang w:val="ru-RU"/>
          </w:rPr>
          <w:t xml:space="preserve">ці </w:t>
        </w:r>
      </w:ins>
      <w:ins w:id="69" w:author="diablo" w:date="2024-12-11T22:49:15Z">
        <w:r>
          <w:rPr>
            <w:rFonts w:hint="default"/>
          </w:rPr>
          <w:t>ta</w:t>
        </w:r>
      </w:ins>
      <w:ins w:id="70" w:author="diablo" w:date="2024-12-11T22:49:16Z">
        <w:r>
          <w:rPr>
            <w:rFonts w:hint="default"/>
          </w:rPr>
          <w:t>gs</w:t>
        </w:r>
      </w:ins>
    </w:p>
    <w:p w14:paraId="76FAE3EB">
      <w:pPr>
        <w:numPr>
          <w:ilvl w:val="0"/>
          <w:numId w:val="8"/>
          <w:ins w:id="72" w:author="diablo" w:date="2024-12-11T22:48:58Z"/>
        </w:numPr>
        <w:bidi w:val="0"/>
        <w:ind w:left="1260" w:leftChars="0" w:hanging="420" w:firstLineChars="0"/>
        <w:rPr>
          <w:rFonts w:hint="default"/>
          <w:lang w:val="ru-RU"/>
        </w:rPr>
        <w:pPrChange w:id="71" w:author="diablo" w:date="2024-12-11T22:48:58Z">
          <w:pPr>
            <w:numPr>
              <w:ilvl w:val="0"/>
              <w:numId w:val="5"/>
            </w:numPr>
            <w:bidi w:val="0"/>
            <w:ind w:left="889" w:leftChars="0" w:hanging="360" w:firstLineChars="0"/>
          </w:pPr>
        </w:pPrChange>
      </w:pPr>
      <w:ins w:id="73" w:author="diablo" w:date="2024-12-11T22:49:19Z">
        <w:r>
          <w:rPr>
            <w:rFonts w:hint="default"/>
            <w:lang w:val="ru-RU"/>
          </w:rPr>
          <w:t>В</w:t>
        </w:r>
      </w:ins>
      <w:ins w:id="74" w:author="diablo" w:date="2024-12-11T22:49:28Z">
        <w:r>
          <w:rPr>
            <w:rFonts w:hint="default"/>
            <w:lang w:val="ru-RU"/>
          </w:rPr>
          <w:t>иве</w:t>
        </w:r>
      </w:ins>
      <w:ins w:id="75" w:author="diablo" w:date="2024-12-11T22:49:29Z">
        <w:r>
          <w:rPr>
            <w:rFonts w:hint="default"/>
            <w:lang w:val="ru-RU"/>
          </w:rPr>
          <w:t xml:space="preserve">сти </w:t>
        </w:r>
      </w:ins>
      <w:ins w:id="76" w:author="diablo" w:date="2024-12-11T22:50:21Z">
        <w:r>
          <w:rPr>
            <w:rFonts w:hint="default"/>
            <w:lang w:val="ru-RU"/>
          </w:rPr>
          <w:t>кількість негативних і позитивних тегів</w:t>
        </w:r>
      </w:ins>
    </w:p>
    <w:p w14:paraId="17AE441F">
      <w:pPr>
        <w:numPr>
          <w:ilvl w:val="0"/>
          <w:numId w:val="0"/>
        </w:numPr>
        <w:bidi w:val="0"/>
        <w:ind w:left="529" w:leftChars="0"/>
      </w:pPr>
      <w:r>
        <w:drawing>
          <wp:inline distT="0" distB="0" distL="114300" distR="114300">
            <wp:extent cx="4526915" cy="3323590"/>
            <wp:effectExtent l="0" t="0" r="6985" b="1016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A267">
      <w:pPr>
        <w:rPr>
          <w:rFonts w:hint="default"/>
        </w:rPr>
      </w:pPr>
      <w:r>
        <w:rPr>
          <w:rFonts w:hint="default"/>
        </w:rPr>
        <w:br w:type="page"/>
      </w:r>
    </w:p>
    <w:p w14:paraId="402E42A2">
      <w:pPr>
        <w:numPr>
          <w:ilvl w:val="0"/>
          <w:numId w:val="5"/>
        </w:numPr>
        <w:bidi w:val="0"/>
        <w:ind w:left="889" w:leftChars="0" w:hanging="360" w:firstLineChars="0"/>
        <w:rPr>
          <w:ins w:id="77" w:author="diablo" w:date="2024-12-11T22:51:51Z"/>
          <w:rFonts w:hint="default"/>
        </w:rPr>
      </w:pPr>
      <w:r>
        <w:rPr>
          <w:sz w:val="28"/>
          <w:szCs w:val="28"/>
          <w:lang w:val="uk-UA"/>
        </w:rPr>
        <w:t>Використання HAVІNG</w:t>
      </w:r>
    </w:p>
    <w:p w14:paraId="08142235">
      <w:pPr>
        <w:numPr>
          <w:ilvl w:val="0"/>
          <w:numId w:val="9"/>
          <w:ins w:id="79" w:author="diablo" w:date="2024-12-11T22:54:00Z"/>
        </w:numPr>
        <w:bidi w:val="0"/>
        <w:ind w:left="1260" w:leftChars="0" w:hanging="420" w:firstLineChars="0"/>
        <w:rPr>
          <w:ins w:id="80" w:author="diablo" w:date="2024-12-11T22:54:00Z"/>
          <w:rFonts w:hint="default"/>
        </w:rPr>
        <w:pPrChange w:id="78" w:author="diablo" w:date="2024-12-11T22:54:00Z">
          <w:pPr>
            <w:numPr>
              <w:ilvl w:val="0"/>
              <w:numId w:val="5"/>
            </w:numPr>
            <w:bidi w:val="0"/>
            <w:ind w:left="889" w:leftChars="0" w:hanging="360" w:firstLineChars="0"/>
          </w:pPr>
        </w:pPrChange>
      </w:pPr>
      <w:ins w:id="81" w:author="diablo" w:date="2024-12-11T22:52:04Z">
        <w:r>
          <w:rPr>
            <w:rFonts w:hint="default"/>
            <w:lang w:val="ru-RU"/>
          </w:rPr>
          <w:t>В</w:t>
        </w:r>
      </w:ins>
      <w:ins w:id="82" w:author="diablo" w:date="2024-12-11T22:52:06Z">
        <w:r>
          <w:rPr>
            <w:rFonts w:hint="default"/>
            <w:lang w:val="ru-RU"/>
          </w:rPr>
          <w:t>и</w:t>
        </w:r>
      </w:ins>
      <w:ins w:id="83" w:author="diablo" w:date="2024-12-11T22:52:07Z">
        <w:r>
          <w:rPr>
            <w:rFonts w:hint="default"/>
            <w:lang w:val="ru-RU"/>
          </w:rPr>
          <w:t>вест</w:t>
        </w:r>
      </w:ins>
      <w:ins w:id="84" w:author="diablo" w:date="2024-12-11T22:52:08Z">
        <w:r>
          <w:rPr>
            <w:rFonts w:hint="default"/>
            <w:lang w:val="ru-RU"/>
          </w:rPr>
          <w:t xml:space="preserve">и </w:t>
        </w:r>
      </w:ins>
      <w:ins w:id="85" w:author="diablo" w:date="2024-12-11T22:52:47Z">
        <w:r>
          <w:rPr>
            <w:rFonts w:hint="default"/>
            <w:lang w:val="ru-RU"/>
          </w:rPr>
          <w:t>т</w:t>
        </w:r>
      </w:ins>
      <w:ins w:id="86" w:author="diablo" w:date="2024-12-11T22:52:48Z">
        <w:r>
          <w:rPr>
            <w:rFonts w:hint="default"/>
            <w:lang w:val="ru-RU"/>
          </w:rPr>
          <w:t xml:space="preserve">ільки </w:t>
        </w:r>
      </w:ins>
      <w:ins w:id="87" w:author="diablo" w:date="2024-12-11T22:52:49Z">
        <w:r>
          <w:rPr>
            <w:rFonts w:hint="default"/>
            <w:lang w:val="ru-RU"/>
          </w:rPr>
          <w:t>т</w:t>
        </w:r>
      </w:ins>
      <w:ins w:id="88" w:author="diablo" w:date="2024-12-11T22:54:21Z">
        <w:r>
          <w:rPr>
            <w:rFonts w:hint="default"/>
            <w:lang w:val="ru-RU"/>
          </w:rPr>
          <w:t>і</w:t>
        </w:r>
      </w:ins>
      <w:ins w:id="89" w:author="diablo" w:date="2024-12-11T22:52:49Z">
        <w:r>
          <w:rPr>
            <w:rFonts w:hint="default"/>
            <w:lang w:val="ru-RU"/>
          </w:rPr>
          <w:t xml:space="preserve"> г</w:t>
        </w:r>
      </w:ins>
      <w:ins w:id="90" w:author="diablo" w:date="2024-12-11T22:52:50Z">
        <w:r>
          <w:rPr>
            <w:rFonts w:hint="default"/>
            <w:lang w:val="ru-RU"/>
          </w:rPr>
          <w:t>р</w:t>
        </w:r>
      </w:ins>
      <w:ins w:id="91" w:author="diablo" w:date="2024-12-11T22:52:51Z">
        <w:r>
          <w:rPr>
            <w:rFonts w:hint="default"/>
            <w:lang w:val="ru-RU"/>
          </w:rPr>
          <w:t>уп</w:t>
        </w:r>
      </w:ins>
      <w:ins w:id="92" w:author="diablo" w:date="2024-12-11T22:54:22Z">
        <w:r>
          <w:rPr>
            <w:rFonts w:hint="default"/>
            <w:lang w:val="ru-RU"/>
          </w:rPr>
          <w:t>и</w:t>
        </w:r>
      </w:ins>
      <w:ins w:id="93" w:author="diablo" w:date="2024-12-11T22:53:38Z">
        <w:r>
          <w:rPr>
            <w:rFonts w:hint="default"/>
            <w:lang w:val="ru-RU"/>
          </w:rPr>
          <w:t xml:space="preserve"> </w:t>
        </w:r>
      </w:ins>
      <w:ins w:id="94" w:author="diablo" w:date="2024-12-11T22:53:39Z">
        <w:r>
          <w:rPr>
            <w:rFonts w:hint="default"/>
            <w:lang w:val="ru-RU"/>
          </w:rPr>
          <w:t>те</w:t>
        </w:r>
      </w:ins>
      <w:ins w:id="95" w:author="diablo" w:date="2024-12-11T22:53:40Z">
        <w:r>
          <w:rPr>
            <w:rFonts w:hint="default"/>
            <w:lang w:val="ru-RU"/>
          </w:rPr>
          <w:t>гів</w:t>
        </w:r>
      </w:ins>
      <w:ins w:id="96" w:author="diablo" w:date="2024-12-11T22:52:55Z">
        <w:r>
          <w:rPr>
            <w:rFonts w:hint="default"/>
            <w:lang w:val="ru-RU"/>
          </w:rPr>
          <w:t xml:space="preserve">, у </w:t>
        </w:r>
      </w:ins>
      <w:ins w:id="97" w:author="diablo" w:date="2024-12-11T22:52:56Z">
        <w:r>
          <w:rPr>
            <w:rFonts w:hint="default"/>
            <w:lang w:val="ru-RU"/>
          </w:rPr>
          <w:t>яких</w:t>
        </w:r>
      </w:ins>
      <w:ins w:id="98" w:author="diablo" w:date="2024-12-11T22:52:57Z">
        <w:r>
          <w:rPr>
            <w:rFonts w:hint="default"/>
            <w:lang w:val="ru-RU"/>
          </w:rPr>
          <w:t xml:space="preserve"> </w:t>
        </w:r>
      </w:ins>
      <w:ins w:id="99" w:author="diablo" w:date="2024-12-11T22:54:06Z">
        <w:r>
          <w:rPr>
            <w:rFonts w:hint="default"/>
            <w:lang w:val="ru-RU"/>
          </w:rPr>
          <w:t>к</w:t>
        </w:r>
      </w:ins>
      <w:ins w:id="100" w:author="diablo" w:date="2024-12-11T22:53:53Z">
        <w:r>
          <w:rPr>
            <w:rFonts w:hint="default"/>
            <w:lang w:val="ru-RU"/>
          </w:rPr>
          <w:t>іл</w:t>
        </w:r>
      </w:ins>
      <w:ins w:id="101" w:author="diablo" w:date="2024-12-11T22:53:54Z">
        <w:r>
          <w:rPr>
            <w:rFonts w:hint="default"/>
            <w:lang w:val="ru-RU"/>
          </w:rPr>
          <w:t xml:space="preserve">ькість </w:t>
        </w:r>
      </w:ins>
      <w:ins w:id="102" w:author="diablo" w:date="2024-12-11T22:53:03Z">
        <w:r>
          <w:rPr>
            <w:rFonts w:hint="default"/>
            <w:lang w:val="ru-RU"/>
          </w:rPr>
          <w:t>б</w:t>
        </w:r>
      </w:ins>
      <w:ins w:id="103" w:author="diablo" w:date="2024-12-11T22:53:04Z">
        <w:r>
          <w:rPr>
            <w:rFonts w:hint="default"/>
            <w:lang w:val="ru-RU"/>
          </w:rPr>
          <w:t>іл</w:t>
        </w:r>
      </w:ins>
      <w:ins w:id="104" w:author="diablo" w:date="2024-12-11T22:53:05Z">
        <w:r>
          <w:rPr>
            <w:rFonts w:hint="default"/>
            <w:lang w:val="ru-RU"/>
          </w:rPr>
          <w:t>ьше</w:t>
        </w:r>
      </w:ins>
      <w:ins w:id="105" w:author="diablo" w:date="2024-12-11T22:53:12Z">
        <w:r>
          <w:rPr>
            <w:rFonts w:hint="default"/>
            <w:lang w:val="ru-RU"/>
          </w:rPr>
          <w:t xml:space="preserve"> за </w:t>
        </w:r>
      </w:ins>
      <w:ins w:id="106" w:author="diablo" w:date="2024-12-11T22:53:14Z">
        <w:r>
          <w:rPr>
            <w:rFonts w:hint="default"/>
            <w:lang w:val="ru-RU"/>
          </w:rPr>
          <w:t>2</w:t>
        </w:r>
      </w:ins>
    </w:p>
    <w:p w14:paraId="215C983B">
      <w:pPr>
        <w:numPr>
          <w:ilvl w:val="0"/>
          <w:numId w:val="9"/>
        </w:numPr>
        <w:bidi w:val="0"/>
        <w:ind w:left="1260" w:leftChars="0" w:hanging="420" w:firstLineChars="0"/>
        <w:rPr>
          <w:rFonts w:hint="default"/>
        </w:rPr>
        <w:pPrChange w:id="107" w:author="diablo" w:date="2024-12-11T22:54:01Z">
          <w:pPr>
            <w:numPr>
              <w:ilvl w:val="0"/>
              <w:numId w:val="5"/>
            </w:numPr>
            <w:bidi w:val="0"/>
            <w:ind w:left="889" w:leftChars="0" w:hanging="360" w:firstLineChars="0"/>
          </w:pPr>
        </w:pPrChange>
      </w:pPr>
      <w:ins w:id="108" w:author="diablo" w:date="2024-12-11T22:54:00Z">
        <w:r>
          <w:rPr>
            <w:rFonts w:hint="default"/>
            <w:lang w:val="ru-RU"/>
          </w:rPr>
          <w:t>Вивести тільки т</w:t>
        </w:r>
      </w:ins>
      <w:ins w:id="109" w:author="diablo" w:date="2024-12-11T22:54:16Z">
        <w:r>
          <w:rPr>
            <w:rFonts w:hint="default"/>
            <w:lang w:val="ru-RU"/>
          </w:rPr>
          <w:t>і</w:t>
        </w:r>
      </w:ins>
      <w:ins w:id="110" w:author="diablo" w:date="2024-12-11T22:54:00Z">
        <w:r>
          <w:rPr>
            <w:rFonts w:hint="default"/>
            <w:lang w:val="ru-RU"/>
          </w:rPr>
          <w:t xml:space="preserve"> груп</w:t>
        </w:r>
      </w:ins>
      <w:ins w:id="111" w:author="diablo" w:date="2024-12-11T22:54:17Z">
        <w:r>
          <w:rPr>
            <w:rFonts w:hint="default"/>
            <w:lang w:val="ru-RU"/>
          </w:rPr>
          <w:t>и</w:t>
        </w:r>
      </w:ins>
      <w:ins w:id="112" w:author="diablo" w:date="2024-12-11T22:54:00Z">
        <w:r>
          <w:rPr>
            <w:rFonts w:hint="default"/>
            <w:lang w:val="ru-RU"/>
          </w:rPr>
          <w:t xml:space="preserve"> тегів, у яких </w:t>
        </w:r>
      </w:ins>
      <w:ins w:id="113" w:author="diablo" w:date="2024-12-11T22:54:04Z">
        <w:r>
          <w:rPr>
            <w:rFonts w:hint="default"/>
            <w:lang w:val="ru-RU"/>
          </w:rPr>
          <w:t>к</w:t>
        </w:r>
      </w:ins>
      <w:ins w:id="114" w:author="diablo" w:date="2024-12-11T22:54:00Z">
        <w:r>
          <w:rPr>
            <w:rFonts w:hint="default"/>
            <w:lang w:val="ru-RU"/>
          </w:rPr>
          <w:t xml:space="preserve">ількість більше за </w:t>
        </w:r>
      </w:ins>
      <w:ins w:id="115" w:author="diablo" w:date="2024-12-11T22:54:02Z">
        <w:r>
          <w:rPr>
            <w:rFonts w:hint="default"/>
            <w:lang w:val="ru-RU"/>
          </w:rPr>
          <w:t>5</w:t>
        </w:r>
      </w:ins>
    </w:p>
    <w:p w14:paraId="7C6029A2">
      <w:pPr>
        <w:numPr>
          <w:ilvl w:val="0"/>
          <w:numId w:val="0"/>
        </w:numPr>
        <w:bidi w:val="0"/>
        <w:ind w:left="529" w:leftChars="0"/>
        <w:rPr>
          <w:rFonts w:hint="default"/>
        </w:rPr>
      </w:pPr>
      <w:r>
        <w:drawing>
          <wp:inline distT="0" distB="0" distL="114300" distR="114300">
            <wp:extent cx="5834380" cy="2933700"/>
            <wp:effectExtent l="0" t="0" r="1397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32DF">
      <w:pPr>
        <w:numPr>
          <w:ilvl w:val="0"/>
          <w:numId w:val="5"/>
        </w:numPr>
        <w:bidi w:val="0"/>
        <w:ind w:left="889" w:leftChars="0" w:hanging="360" w:firstLineChars="0"/>
        <w:rPr>
          <w:ins w:id="116" w:author="diablo" w:date="2024-12-11T22:47:10Z"/>
          <w:rFonts w:hint="default"/>
        </w:rPr>
      </w:pPr>
      <w:r>
        <w:rPr>
          <w:sz w:val="28"/>
          <w:szCs w:val="28"/>
          <w:lang w:val="uk-UA"/>
        </w:rPr>
        <w:t>Сортування результатів пошуку за допомогою ORDER BY</w:t>
      </w:r>
    </w:p>
    <w:p w14:paraId="416C7B6D">
      <w:pPr>
        <w:numPr>
          <w:ilvl w:val="0"/>
          <w:numId w:val="10"/>
          <w:ins w:id="118" w:author="diablo" w:date="2024-12-11T22:47:36Z"/>
        </w:numPr>
        <w:bidi w:val="0"/>
        <w:ind w:left="1260" w:leftChars="0" w:hanging="420" w:firstLineChars="0"/>
        <w:rPr>
          <w:ins w:id="119" w:author="diablo" w:date="2024-12-11T22:55:38Z"/>
          <w:rFonts w:hint="default"/>
          <w:lang w:val="ru-RU"/>
        </w:rPr>
        <w:pPrChange w:id="117" w:author="diablo" w:date="2024-12-11T22:47:36Z">
          <w:pPr>
            <w:numPr>
              <w:ilvl w:val="0"/>
              <w:numId w:val="5"/>
            </w:numPr>
            <w:bidi w:val="0"/>
            <w:ind w:left="889" w:leftChars="0" w:hanging="360" w:firstLineChars="0"/>
          </w:pPr>
        </w:pPrChange>
      </w:pPr>
      <w:ins w:id="120" w:author="diablo" w:date="2024-12-11T22:47:43Z">
        <w:r>
          <w:rPr>
            <w:rFonts w:hint="default"/>
            <w:lang w:val="ru-RU"/>
          </w:rPr>
          <w:t>В</w:t>
        </w:r>
      </w:ins>
      <w:ins w:id="121" w:author="diablo" w:date="2024-12-11T22:47:45Z">
        <w:r>
          <w:rPr>
            <w:rFonts w:hint="default"/>
            <w:lang w:val="ru-RU"/>
          </w:rPr>
          <w:t>и</w:t>
        </w:r>
      </w:ins>
      <w:ins w:id="122" w:author="diablo" w:date="2024-12-11T22:47:46Z">
        <w:r>
          <w:rPr>
            <w:rFonts w:hint="default"/>
            <w:lang w:val="ru-RU"/>
          </w:rPr>
          <w:t xml:space="preserve">вести </w:t>
        </w:r>
      </w:ins>
      <w:ins w:id="123" w:author="diablo" w:date="2024-12-11T22:54:43Z">
        <w:r>
          <w:rPr>
            <w:rFonts w:hint="default"/>
            <w:lang w:val="ru-RU"/>
          </w:rPr>
          <w:t>с</w:t>
        </w:r>
      </w:ins>
      <w:ins w:id="124" w:author="diablo" w:date="2024-12-11T22:54:44Z">
        <w:r>
          <w:rPr>
            <w:rFonts w:hint="default"/>
            <w:lang w:val="ru-RU"/>
          </w:rPr>
          <w:t>т</w:t>
        </w:r>
      </w:ins>
      <w:ins w:id="125" w:author="diablo" w:date="2024-12-11T22:54:46Z">
        <w:r>
          <w:rPr>
            <w:rFonts w:hint="default"/>
            <w:lang w:val="ru-RU"/>
          </w:rPr>
          <w:t>овпц</w:t>
        </w:r>
      </w:ins>
      <w:ins w:id="126" w:author="diablo" w:date="2024-12-11T22:54:47Z">
        <w:r>
          <w:rPr>
            <w:rFonts w:hint="default"/>
            <w:lang w:val="ru-RU"/>
          </w:rPr>
          <w:t xml:space="preserve">і </w:t>
        </w:r>
      </w:ins>
      <w:ins w:id="127" w:author="diablo" w:date="2024-12-11T22:54:50Z">
        <w:r>
          <w:rPr>
            <w:rFonts w:hint="default"/>
          </w:rPr>
          <w:t>id</w:t>
        </w:r>
      </w:ins>
      <w:ins w:id="128" w:author="diablo" w:date="2024-12-11T22:54:51Z">
        <w:r>
          <w:rPr>
            <w:rFonts w:hint="default"/>
          </w:rPr>
          <w:t>,</w:t>
        </w:r>
      </w:ins>
      <w:ins w:id="129" w:author="diablo" w:date="2024-12-11T22:54:52Z">
        <w:r>
          <w:rPr>
            <w:rFonts w:hint="default"/>
          </w:rPr>
          <w:t xml:space="preserve"> name</w:t>
        </w:r>
      </w:ins>
      <w:ins w:id="130" w:author="diablo" w:date="2024-12-11T22:54:55Z">
        <w:r>
          <w:rPr>
            <w:rFonts w:hint="default"/>
          </w:rPr>
          <w:t>,</w:t>
        </w:r>
      </w:ins>
      <w:ins w:id="131" w:author="diablo" w:date="2024-12-11T22:54:56Z">
        <w:r>
          <w:rPr>
            <w:rFonts w:hint="default"/>
          </w:rPr>
          <w:t xml:space="preserve"> pos</w:t>
        </w:r>
      </w:ins>
      <w:ins w:id="132" w:author="diablo" w:date="2024-12-11T22:54:57Z">
        <w:r>
          <w:rPr>
            <w:rFonts w:hint="default"/>
          </w:rPr>
          <w:t xml:space="preserve">itive </w:t>
        </w:r>
      </w:ins>
      <w:ins w:id="133" w:author="diablo" w:date="2024-12-11T22:54:58Z">
        <w:r>
          <w:rPr>
            <w:rFonts w:hint="default"/>
            <w:lang w:val="ru-RU"/>
          </w:rPr>
          <w:t xml:space="preserve">з </w:t>
        </w:r>
      </w:ins>
      <w:ins w:id="134" w:author="diablo" w:date="2024-12-11T22:54:59Z">
        <w:r>
          <w:rPr>
            <w:rFonts w:hint="default"/>
            <w:lang w:val="ru-RU"/>
          </w:rPr>
          <w:t>табл</w:t>
        </w:r>
      </w:ins>
      <w:ins w:id="135" w:author="diablo" w:date="2024-12-11T22:55:00Z">
        <w:r>
          <w:rPr>
            <w:rFonts w:hint="default"/>
            <w:lang w:val="ru-RU"/>
          </w:rPr>
          <w:t xml:space="preserve">иці </w:t>
        </w:r>
      </w:ins>
      <w:ins w:id="136" w:author="diablo" w:date="2024-12-11T22:55:06Z">
        <w:r>
          <w:rPr>
            <w:rFonts w:hint="default"/>
          </w:rPr>
          <w:t>tag</w:t>
        </w:r>
      </w:ins>
      <w:ins w:id="137" w:author="diablo" w:date="2024-12-11T22:55:07Z">
        <w:r>
          <w:rPr>
            <w:rFonts w:hint="default"/>
          </w:rPr>
          <w:t xml:space="preserve">s </w:t>
        </w:r>
      </w:ins>
      <w:ins w:id="138" w:author="diablo" w:date="2024-12-11T22:55:37Z">
        <w:r>
          <w:rPr>
            <w:rFonts w:hint="default"/>
          </w:rPr>
          <w:t>за спаданням стовпця id</w:t>
        </w:r>
      </w:ins>
    </w:p>
    <w:p w14:paraId="73AEFD1D">
      <w:pPr>
        <w:numPr>
          <w:ilvl w:val="0"/>
          <w:numId w:val="10"/>
        </w:numPr>
        <w:bidi w:val="0"/>
        <w:ind w:left="1260" w:leftChars="0" w:hanging="420" w:firstLineChars="0"/>
        <w:rPr>
          <w:rFonts w:hint="default"/>
          <w:lang w:val="ru-RU"/>
        </w:rPr>
        <w:pPrChange w:id="139" w:author="diablo" w:date="2024-12-11T22:55:42Z">
          <w:pPr>
            <w:numPr>
              <w:ilvl w:val="0"/>
              <w:numId w:val="5"/>
            </w:numPr>
            <w:bidi w:val="0"/>
            <w:ind w:left="889" w:leftChars="0" w:hanging="360" w:firstLineChars="0"/>
          </w:pPr>
        </w:pPrChange>
      </w:pPr>
      <w:ins w:id="140" w:author="diablo" w:date="2024-12-11T22:55:40Z">
        <w:r>
          <w:rPr>
            <w:rFonts w:hint="default"/>
            <w:lang w:val="ru-RU"/>
          </w:rPr>
          <w:t xml:space="preserve">Вивести стовпці </w:t>
        </w:r>
      </w:ins>
      <w:ins w:id="141" w:author="diablo" w:date="2024-12-11T22:55:40Z">
        <w:r>
          <w:rPr>
            <w:rFonts w:hint="default"/>
          </w:rPr>
          <w:t xml:space="preserve">id, name, positive </w:t>
        </w:r>
      </w:ins>
      <w:ins w:id="142" w:author="diablo" w:date="2024-12-11T22:55:40Z">
        <w:r>
          <w:rPr>
            <w:rFonts w:hint="default"/>
            <w:lang w:val="ru-RU"/>
          </w:rPr>
          <w:t xml:space="preserve">з таблиці </w:t>
        </w:r>
      </w:ins>
      <w:ins w:id="143" w:author="diablo" w:date="2024-12-11T22:55:40Z">
        <w:r>
          <w:rPr>
            <w:rFonts w:hint="default"/>
          </w:rPr>
          <w:t xml:space="preserve">tags за </w:t>
        </w:r>
      </w:ins>
      <w:ins w:id="144" w:author="diablo" w:date="2024-12-11T22:55:45Z">
        <w:r>
          <w:rPr>
            <w:rFonts w:hint="default"/>
            <w:lang w:val="ru-RU"/>
          </w:rPr>
          <w:t>зроста</w:t>
        </w:r>
      </w:ins>
      <w:ins w:id="145" w:author="diablo" w:date="2024-12-11T22:55:46Z">
        <w:r>
          <w:rPr>
            <w:rFonts w:hint="default"/>
            <w:lang w:val="ru-RU"/>
          </w:rPr>
          <w:t xml:space="preserve">нням </w:t>
        </w:r>
      </w:ins>
      <w:ins w:id="146" w:author="diablo" w:date="2024-12-11T22:55:40Z">
        <w:r>
          <w:rPr>
            <w:rFonts w:hint="default"/>
          </w:rPr>
          <w:t>стовпця id</w:t>
        </w:r>
      </w:ins>
    </w:p>
    <w:p w14:paraId="5BD2A39A">
      <w:pPr>
        <w:numPr>
          <w:ilvl w:val="0"/>
          <w:numId w:val="0"/>
        </w:numPr>
        <w:bidi w:val="0"/>
        <w:ind w:left="529" w:leftChars="0"/>
        <w:jc w:val="center"/>
      </w:pPr>
      <w:bookmarkStart w:id="0" w:name="_GoBack"/>
      <w:r>
        <w:drawing>
          <wp:inline distT="0" distB="0" distL="114300" distR="114300">
            <wp:extent cx="3940810" cy="3315335"/>
            <wp:effectExtent l="0" t="0" r="2540" b="18415"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B79002E">
      <w:r>
        <w:br w:type="page"/>
      </w:r>
    </w:p>
    <w:p w14:paraId="24B68B4B">
      <w:pPr>
        <w:pStyle w:val="2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Висновок</w:t>
      </w:r>
      <w:r>
        <w:rPr>
          <w:rFonts w:hint="default"/>
        </w:rPr>
        <w:t xml:space="preserve">: </w:t>
      </w:r>
      <w:r>
        <w:rPr>
          <w:rFonts w:hint="default"/>
          <w:lang w:val="ru-RU"/>
        </w:rPr>
        <w:t xml:space="preserve">В ході виконання лабороторної роботи </w:t>
      </w:r>
      <w:r>
        <w:rPr>
          <w:rFonts w:hint="default" w:cs="Times New Roman"/>
          <w:sz w:val="28"/>
          <w:szCs w:val="28"/>
          <w:lang w:val="ru-RU"/>
        </w:rPr>
        <w:t xml:space="preserve">одержав </w:t>
      </w:r>
      <w:r>
        <w:rPr>
          <w:rFonts w:hint="default" w:ascii="Times New Roman" w:hAnsi="Times New Roman" w:cs="Times New Roman"/>
          <w:sz w:val="28"/>
          <w:szCs w:val="28"/>
        </w:rPr>
        <w:t>навички використання оператор</w:t>
      </w:r>
      <w:r>
        <w:rPr>
          <w:rFonts w:hint="default" w:cs="Times New Roman"/>
          <w:sz w:val="28"/>
          <w:szCs w:val="28"/>
          <w:lang w:val="ru-RU"/>
        </w:rPr>
        <w:t>ів</w:t>
      </w:r>
      <w:r>
        <w:rPr>
          <w:rFonts w:hint="default" w:ascii="Times New Roman" w:hAnsi="Times New Roman" w:cs="Times New Roman"/>
          <w:sz w:val="28"/>
          <w:szCs w:val="28"/>
        </w:rPr>
        <w:t xml:space="preserve"> SELECT</w:t>
      </w:r>
      <w:r>
        <w:rPr>
          <w:rFonts w:hint="default" w:cs="Times New Roman"/>
          <w:sz w:val="28"/>
          <w:szCs w:val="28"/>
          <w:lang w:val="ru-RU"/>
        </w:rPr>
        <w:t xml:space="preserve">, </w:t>
      </w:r>
      <w:r>
        <w:rPr>
          <w:rFonts w:hint="default" w:cs="Times New Roman"/>
          <w:sz w:val="28"/>
          <w:szCs w:val="28"/>
        </w:rPr>
        <w:t xml:space="preserve">WHERE, </w:t>
      </w:r>
      <w:r>
        <w:rPr>
          <w:sz w:val="28"/>
          <w:szCs w:val="28"/>
          <w:lang w:val="uk-UA"/>
        </w:rPr>
        <w:t>DІSTІNCT</w:t>
      </w:r>
      <w:r>
        <w:rPr>
          <w:rFonts w:hint="default"/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GROUP BY</w:t>
      </w:r>
      <w:r>
        <w:rPr>
          <w:rFonts w:hint="default"/>
          <w:sz w:val="28"/>
          <w:szCs w:val="28"/>
        </w:rPr>
        <w:t>, HAVING, ORDER BY</w:t>
      </w:r>
      <w:r>
        <w:rPr>
          <w:rFonts w:hint="default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 для реалізації простих запитів.</w:t>
      </w:r>
    </w:p>
    <w:sectPr>
      <w:headerReference r:id="rId5" w:type="default"/>
      <w:footerReference r:id="rId6" w:type="default"/>
      <w:pgSz w:w="11906" w:h="16838"/>
      <w:pgMar w:top="851" w:right="850" w:bottom="1701" w:left="1411" w:header="709" w:footer="708" w:gutter="0"/>
      <w:lnNumType w:countBy="0"/>
      <w:pgNumType w:start="2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</w:p>
  </w:endnote>
  <w:endnote w:type="continuationSeparator" w:id="1">
    <w:p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">
    <w:panose1 w:val="020B0502000000000001"/>
    <w:charset w:val="88"/>
    <w:family w:val="auto"/>
    <w:pitch w:val="default"/>
    <w:sig w:usb0="802002AF" w:usb1="2BDFFCFB" w:usb2="00800016" w:usb3="00002000" w:csb0="001A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Droid Sans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mSun">
    <w:altName w:val="Droid Sans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verpass Nerd Font Propo Thin">
    <w:panose1 w:val="00000200000000000000"/>
    <w:charset w:val="00"/>
    <w:family w:val="auto"/>
    <w:pitch w:val="default"/>
    <w:sig w:usb0="00000003" w:usb1="00000020" w:usb2="00000000" w:usb3="00000000" w:csb0="20000093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0xProto Nerd Font">
    <w:panose1 w:val="02000009000000000000"/>
    <w:charset w:val="00"/>
    <w:family w:val="auto"/>
    <w:pitch w:val="default"/>
    <w:sig w:usb0="A10000FF" w:usb1="0000084A" w:usb2="00000008" w:usb3="00000000" w:csb0="00000193" w:csb1="CD4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OpenSymbol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48F14B">
    <w:pPr>
      <w:pStyle w:val="10"/>
      <w:ind w:firstLine="3969"/>
      <w:rPr>
        <w:rFonts w:hint="default"/>
        <w:sz w:val="28"/>
        <w:szCs w:val="20"/>
      </w:rPr>
    </w:pPr>
    <w:r>
      <w:rPr>
        <w:sz w:val="28"/>
        <w:szCs w:val="20"/>
        <w:lang w:val="uk-UA"/>
      </w:rPr>
      <w:t>123.21-1.ПР-0</w:t>
    </w:r>
    <w:r>
      <w:rPr>
        <w:rFonts w:hint="default"/>
        <w:sz w:val="28"/>
        <w:szCs w:val="20"/>
      </w:rPr>
      <w:t>3-4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</w:p>
  </w:footnote>
  <w:footnote w:type="continuationSeparator" w:id="1">
    <w:p>
      <w:pPr>
        <w:spacing w:line="36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EA4ABD">
    <w:pPr>
      <w:spacing w:line="240" w:lineRule="auto"/>
      <w:rPr>
        <w:sz w:val="2"/>
        <w:szCs w:val="2"/>
      </w:rPr>
    </w:pPr>
    <w:r>
      <w:rPr>
        <w:sz w:val="2"/>
        <w:szCs w:val="2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-194310</wp:posOffset>
              </wp:positionH>
              <wp:positionV relativeFrom="paragraph">
                <wp:posOffset>-194310</wp:posOffset>
              </wp:positionV>
              <wp:extent cx="6573520" cy="10186670"/>
              <wp:effectExtent l="0" t="0" r="36830" b="24130"/>
              <wp:wrapNone/>
              <wp:docPr id="1" name="Group 1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73520" cy="10186670"/>
                        <a:chOff x="1108" y="398"/>
                        <a:chExt cx="10352" cy="16042"/>
                      </a:xfrm>
                    </wpg:grpSpPr>
                    <wpg:grpSp>
                      <wpg:cNvPr id="3" name="Group 182"/>
                      <wpg:cNvGrpSpPr/>
                      <wpg:grpSpPr>
                        <a:xfrm>
                          <a:off x="1108" y="398"/>
                          <a:ext cx="10352" cy="16042"/>
                          <a:chOff x="1108" y="398"/>
                          <a:chExt cx="10352" cy="16042"/>
                        </a:xfrm>
                      </wpg:grpSpPr>
                      <wps:wsp>
                        <wps:cNvPr id="5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10995" y="15575"/>
                            <a:ext cx="1" cy="85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</wps:spPr>
                        <wps:bodyPr/>
                      </wps:wsp>
                      <wpg:grpSp>
                        <wpg:cNvPr id="6" name="Group 181"/>
                        <wpg:cNvGrpSpPr/>
                        <wpg:grpSpPr>
                          <a:xfrm>
                            <a:off x="1108" y="398"/>
                            <a:ext cx="10352" cy="16042"/>
                            <a:chOff x="1108" y="398"/>
                            <a:chExt cx="10352" cy="16042"/>
                          </a:xfrm>
                        </wpg:grpSpPr>
                        <wps:wsp>
                          <wps:cNvPr id="7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9" y="398"/>
                              <a:ext cx="10341" cy="16031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8" name="Group 179"/>
                          <wpg:cNvGrpSpPr/>
                          <wpg:grpSpPr>
                            <a:xfrm>
                              <a:off x="1108" y="15583"/>
                              <a:ext cx="10352" cy="857"/>
                              <a:chOff x="1108" y="15583"/>
                              <a:chExt cx="10352" cy="857"/>
                            </a:xfrm>
                          </wpg:grpSpPr>
                          <wps:wsp>
                            <wps:cNvPr id="9" name="Line 1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98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0" name="Line 1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279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1" name="Line 1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26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2" name="Line 1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278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3" name="Line 1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50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4" name="Line 1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08" y="15583"/>
                                <a:ext cx="10352" cy="1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5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6" y="15869"/>
                                <a:ext cx="372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6" name="Line 1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6" y="16154"/>
                                <a:ext cx="372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7" name="Line 1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995" y="15983"/>
                                <a:ext cx="454" cy="1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</wpg:grpSp>
                      </wpg:grpSp>
                    </wpg:grpSp>
                    <wpg:grpSp>
                      <wpg:cNvPr id="18" name="Group 186"/>
                      <wpg:cNvGrpSpPr/>
                      <wpg:grpSpPr>
                        <a:xfrm>
                          <a:off x="1113" y="15617"/>
                          <a:ext cx="10301" cy="811"/>
                          <a:chOff x="1113" y="15617"/>
                          <a:chExt cx="10301" cy="811"/>
                        </a:xfrm>
                      </wpg:grpSpPr>
                      <wps:wsp>
                        <wps:cNvPr id="19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11017" y="15617"/>
                            <a:ext cx="397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474622">
                              <w:pPr>
                                <w:pStyle w:val="10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Арк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g:grpSp>
                        <wpg:cNvPr id="20" name="Group 173"/>
                        <wpg:cNvGrpSpPr/>
                        <wpg:grpSpPr>
                          <a:xfrm>
                            <a:off x="1113" y="16199"/>
                            <a:ext cx="3681" cy="229"/>
                            <a:chOff x="1113" y="16183"/>
                            <a:chExt cx="3681" cy="229"/>
                          </a:xfrm>
                        </wpg:grpSpPr>
                        <wps:wsp>
                          <wps:cNvPr id="21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57" y="16183"/>
                              <a:ext cx="516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F22662">
                                <w:pPr>
                                  <w:pStyle w:val="10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8" y="16183"/>
                              <a:ext cx="1147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685D14">
                                <w:pPr>
                                  <w:pStyle w:val="10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" name="Rectangle 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280" y="16183"/>
                              <a:ext cx="974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50901F">
                                <w:pPr>
                                  <w:pStyle w:val="10"/>
                                </w:pPr>
                                <w:r>
                                  <w:rPr>
                                    <w:lang w:val="uk-UA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13" y="16183"/>
                              <a:ext cx="397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0075E4">
                                <w:pPr>
                                  <w:pStyle w:val="10"/>
                                </w:pPr>
                                <w:r>
                                  <w:rPr>
                                    <w:rStyle w:val="23"/>
                                  </w:rPr>
                                  <w:t>Ізм</w:t>
                                </w:r>
                                <w: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" name="Rectangle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335" y="16183"/>
                              <a:ext cx="459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E1F9A3">
                                <w:pPr>
                                  <w:pStyle w:val="10"/>
                                </w:pPr>
                                <w: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177"/>
                        <wpg:cNvGrpSpPr/>
                        <wpg:grpSpPr>
                          <a:xfrm>
                            <a:off x="1181" y="15622"/>
                            <a:ext cx="2415" cy="561"/>
                            <a:chOff x="1163" y="15606"/>
                            <a:chExt cx="2415" cy="561"/>
                          </a:xfrm>
                        </wpg:grpSpPr>
                        <wpg:grpSp>
                          <wpg:cNvPr id="27" name="Group 176"/>
                          <wpg:cNvGrpSpPr/>
                          <wpg:grpSpPr>
                            <a:xfrm>
                              <a:off x="1163" y="15876"/>
                              <a:ext cx="2415" cy="291"/>
                              <a:chOff x="1163" y="15876"/>
                              <a:chExt cx="2415" cy="291"/>
                            </a:xfrm>
                          </wpg:grpSpPr>
                          <wps:wsp>
                            <wps:cNvPr id="28" name="Text Box 16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63" y="15876"/>
                                <a:ext cx="283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3B57EC0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9" name="Text Box 16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53" y="15876"/>
                                <a:ext cx="45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15C286D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0" name="Text Box 16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17" y="15876"/>
                                <a:ext cx="1461" cy="2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0B7A7F2">
                                  <w:pPr>
                                    <w:pStyle w:val="10"/>
                                    <w:jc w:val="both"/>
                                    <w:rPr>
                                      <w:lang w:val="uk-U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1" name="Group 175"/>
                          <wpg:cNvGrpSpPr/>
                          <wpg:grpSpPr>
                            <a:xfrm>
                              <a:off x="1163" y="15606"/>
                              <a:ext cx="2088" cy="227"/>
                              <a:chOff x="1163" y="15606"/>
                              <a:chExt cx="2088" cy="227"/>
                            </a:xfrm>
                          </wpg:grpSpPr>
                          <wps:wsp>
                            <wps:cNvPr id="32" name="Text Box 16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63" y="15606"/>
                                <a:ext cx="283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2FA3E87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3" name="Text Box 16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53" y="15606"/>
                                <a:ext cx="45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AD511FE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4" name="Text Box 16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17" y="15606"/>
                                <a:ext cx="113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FBBE454">
                                  <w:pPr>
                                    <w:pStyle w:val="10"/>
                                    <w:jc w:val="both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lang w:val="uk-UA"/>
                                    </w:rPr>
                                    <w:t>Антіпов К.І.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id="Group 187" o:spid="_x0000_s1026" o:spt="203" style="position:absolute;left:0pt;margin-left:-15.3pt;margin-top:-15.3pt;height:802.1pt;width:517.6pt;z-index:251659264;mso-width-relative:page;mso-height-relative:page;" coordorigin="1108,398" coordsize="10352,16042" o:gfxdata="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">
              <o:lock v:ext="edit" aspectratio="f"/>
              <v:group id="Group 182" o:spid="_x0000_s1026" o:spt="203" style="position:absolute;left:1108;top:398;height:16042;width:10352;" coordorigin="1108,398" coordsize="10352,16042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<o:lock v:ext="edit" aspectratio="f"/>
                <v:line id="Line 151" o:spid="_x0000_s1026" o:spt="20" style="position:absolute;left:10995;top:15575;height:857;width:1;" filled="f" stroked="t" coordsize="21600,21600" o:gfxdata="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bDCLvQAA&#10;ANo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0000" joinstyle="round" startarrowwidth="narrow" startarrowlength="long" endarrowwidth="narrow" endarrowlength="long"/>
                  <v:imagedata o:title=""/>
                  <o:lock v:ext="edit" aspectratio="f"/>
                </v:line>
                <v:group id="Group 181" o:spid="_x0000_s1026" o:spt="203" style="position:absolute;left:1108;top:398;height:16042;width:10352;" coordorigin="1108,398" coordsize="10352,16042" o:gfxdata="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DXDL0AAADa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143" o:spid="_x0000_s1026" o:spt="1" style="position:absolute;left:1109;top:398;height:16031;width:10341;" filled="f" stroked="t" coordsize="21600,21600" o:gfxdata="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DD59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1.5pt" color="#000000" miterlimit="8" joinstyle="miter"/>
                    <v:imagedata o:title=""/>
                    <o:lock v:ext="edit" aspectratio="f"/>
                    <v:textbox inset="0mm,0mm,0mm,0mm"/>
                  </v:rect>
                  <v:group id="Group 179" o:spid="_x0000_s1026" o:spt="203" style="position:absolute;left:1108;top:15583;height:857;width:10352;" coordorigin="1108,15583" coordsize="10352,857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    <o:lock v:ext="edit" aspectratio="f"/>
                    <v:line id="Line 137" o:spid="_x0000_s1026" o:spt="20" style="position:absolute;left:2098;top:15583;height:857;width:1;" filled="f" stroked="t" coordsize="21600,21600" o:gfxdata="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ITqOvQAA&#10;ANoAAAAPAAAAAAAAAAEAIAAAACIAAABkcnMvZG93bnJldi54bWxQSwECFAAUAAAACACHTuJAMy8F&#10;njsAAAA5AAAAEAAAAAAAAAABACAAAAAMAQAAZHJzL3NoYXBleG1sLnhtbFBLBQYAAAAABgAGAFsB&#10;AAC2AwAAAAA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38" o:spid="_x0000_s1026" o:spt="20" style="position:absolute;left:3279;top:15583;height:857;width:1;" filled="f" stroked="t" coordsize="21600,21600" o:gfxdata="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zBqrr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39" o:spid="_x0000_s1026" o:spt="20" style="position:absolute;left:1526;top:15583;height:857;width:1;" filled="f" stroked="t" coordsize="21600,21600" o:gfxdata="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B8zzW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0" o:spid="_x0000_s1026" o:spt="20" style="position:absolute;left:4278;top:15583;height:857;width:1;" filled="f" stroked="t" coordsize="21600,21600" o:gfxdata="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K5RQr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1" o:spid="_x0000_s1026" o:spt="20" style="position:absolute;left:4850;top:15583;height:857;width:1;" filled="f" stroked="t" coordsize="21600,21600" o:gfxdata="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/i9Nm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4" o:spid="_x0000_s1026" o:spt="20" style="position:absolute;left:1108;top:15583;height:1;width:10352;" filled="f" stroked="t" coordsize="21600,21600" o:gfxdata="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Atsrb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5" o:spid="_x0000_s1026" o:spt="20" style="position:absolute;left:1126;top:15869;height:1;width:3727;" filled="f" stroked="t" coordsize="21600,21600" o:gfxdata="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rG1M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6" o:spid="_x0000_s1026" o:spt="20" style="position:absolute;left:1126;top:16154;height:1;width:3727;" filled="f" stroked="t" coordsize="21600,21600" o:gfxdata="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kfvM7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52" o:spid="_x0000_s1026" o:spt="20" style="position:absolute;left:10995;top:15983;height:1;width:454;" filled="f" stroked="t" coordsize="21600,21600" o:gfxdata="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Nny2r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</v:group>
                </v:group>
              </v:group>
              <v:group id="Group 186" o:spid="_x0000_s1026" o:spt="203" style="position:absolute;left:1113;top:15617;height:811;width:10301;" coordorigin="1113,15617" coordsize="10301,811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153" o:spid="_x0000_s1026" o:spt="1" style="position:absolute;left:11017;top:15617;height:340;width:397;v-text-anchor:middle;" filled="f" stroked="f" coordsize="21600,21600" o:gfxdata="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MKxJ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F474622">
                        <w:pPr>
                          <w:pStyle w:val="10"/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Арк</w:t>
                        </w:r>
                      </w:p>
                    </w:txbxContent>
                  </v:textbox>
                </v:rect>
                <v:group id="Group 173" o:spid="_x0000_s1026" o:spt="203" style="position:absolute;left:1113;top:16199;height:229;width:3681;" coordorigin="1113,16183" coordsize="3681,229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<o:lock v:ext="edit" aspectratio="f"/>
                  <v:rect id="Rectangle 147" o:spid="_x0000_s1026" o:spt="1" style="position:absolute;left:1557;top:16183;height:229;width:516;" filled="f" stroked="f" coordsize="21600,21600" o:gfxdata="UEsDBAoAAAAAAIdO4kAAAAAAAAAAAAAAAAAEAAAAZHJzL1BLAwQUAAAACACHTuJAjO/OKb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M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O/OKb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78F22662">
                          <w:pPr>
                            <w:pStyle w:val="10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48" o:spid="_x0000_s1026" o:spt="1" style="position:absolute;left:2098;top:16183;height:229;width:1147;" filled="f" stroked="f" coordsize="21600,21600" o:gfxdata="UEsDBAoAAAAAAIdO4kAAAAAAAAAAAAAAAAAEAAAAZHJzL1BLAwQUAAAACACHTuJAfD1QXr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C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D1QXr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6E685D14">
                          <w:pPr>
                            <w:pStyle w:val="10"/>
                          </w:pPr>
                          <w:r>
                            <w:t>№ докум.</w:t>
                          </w:r>
                        </w:p>
                      </w:txbxContent>
                    </v:textbox>
                  </v:rect>
                  <v:rect id="Rectangle 149" o:spid="_x0000_s1026" o:spt="1" style="position:absolute;left:3280;top:16183;height:229;width:974;" filled="f" stroked="f" coordsize="21600,21600" o:gfxdata="UEsDBAoAAAAAAIdO4kAAAAAAAAAAAAAAAAAEAAAAZHJzL1BLAwQUAAAACACHTuJAE3H1xb8AAADb&#10;AAAADwAAAGRycy9kb3ducmV2LnhtbEWPQWvCQBSE7wX/w/IEb3UTC0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Nx9cW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6D50901F">
                          <w:pPr>
                            <w:pStyle w:val="10"/>
                          </w:pPr>
                          <w:r>
                            <w:rPr>
                              <w:lang w:val="uk-UA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150" o:spid="_x0000_s1026" o:spt="1" style="position:absolute;left:1113;top:16183;height:229;width:397;" filled="f" stroked="f" coordsize="21600,21600" o:gfxdata="UEsDBAoAAAAAAIdO4kAAAAAAAAAAAAAAAAAEAAAAZHJzL1BLAwQUAAAACACHTuJAnJhtsb8AAADb&#10;AAAADwAAAGRycy9kb3ducmV2LnhtbEWPQWvCQBSE7wX/w/IEb3UTK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yYbbG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240075E4">
                          <w:pPr>
                            <w:pStyle w:val="10"/>
                          </w:pPr>
                          <w:r>
                            <w:rPr>
                              <w:rStyle w:val="23"/>
                            </w:rPr>
                            <w:t>Ізм</w:t>
                          </w:r>
                          <w:r>
                            <w:t>.</w:t>
                          </w:r>
                        </w:p>
                      </w:txbxContent>
                    </v:textbox>
                  </v:rect>
                  <v:rect id="Rectangle 155" o:spid="_x0000_s1026" o:spt="1" style="position:absolute;left:4335;top:16183;height:229;width:459;" filled="f" stroked="f" coordsize="21600,21600" o:gfxdata="UEsDBAoAAAAAAIdO4kAAAAAAAAAAAAAAAAAEAAAAZHJzL1BLAwQUAAAACACHTuJA89TIKr8AAADb&#10;AAAADwAAAGRycy9kb3ducmV2LnhtbEWPQWvCQBSE7wX/w/IEb3UTo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PUyCq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78E1F9A3">
                          <w:pPr>
                            <w:pStyle w:val="10"/>
                          </w:pPr>
                          <w:r>
                            <w:t>Дата</w:t>
                          </w:r>
                        </w:p>
                      </w:txbxContent>
                    </v:textbox>
                  </v:rect>
                </v:group>
                <v:group id="Group 177" o:spid="_x0000_s1026" o:spt="203" style="position:absolute;left:1181;top:15622;height:561;width:2415;" coordorigin="1163,15606" coordsize="2415,561" o:gfxdata="UEsDBAoAAAAAAIdO4kAAAAAAAAAAAAAAAAAEAAAAZHJzL1BLAwQUAAAACACHTuJA3MdmR7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kAY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zHZke+AAAA2wAAAA8AAAAAAAAAAQAgAAAAIgAAAGRycy9kb3ducmV2Lnht&#10;bFBLAQIUABQAAAAIAIdO4kAzLwWeOwAAADkAAAAVAAAAAAAAAAEAIAAAAA0BAABkcnMvZ3JvdXBz&#10;aGFwZXhtbC54bWxQSwUGAAAAAAYABgBgAQAAygMAAAAA&#10;">
                  <o:lock v:ext="edit" aspectratio="f"/>
                  <v:group id="Group 176" o:spid="_x0000_s1026" o:spt="203" style="position:absolute;left:1163;top:15876;height:291;width:2415;" coordorigin="1163,15876" coordsize="2415,291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 Box 164" o:spid="_x0000_s1026" o:spt="202" type="#_x0000_t202" style="position:absolute;left:1163;top:15876;height:227;width:283;" filled="f" stroked="f" coordsize="21600,21600" o:gfxdata="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oQNwO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13B57EC0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6" o:spid="_x0000_s1026" o:spt="202" type="#_x0000_t202" style="position:absolute;left:1553;top:15876;height:227;width:454;" filled="f" stroked="f" coordsize="21600,21600" o:gfxdata="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XJKY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315C286D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8" o:spid="_x0000_s1026" o:spt="202" type="#_x0000_t202" style="position:absolute;left:2117;top:15876;height:291;width:1461;" filled="f" stroked="f" coordsize="21600,21600" o:gfxdata="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v63YugAAANs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00B7A7F2">
                            <w:pPr>
                              <w:pStyle w:val="10"/>
                              <w:jc w:val="both"/>
                              <w:rPr>
                                <w:lang w:val="uk-UA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175" o:spid="_x0000_s1026" o:spt="203" style="position:absolute;left:1163;top:15606;height:227;width:2088;" coordorigin="1163,15606" coordsize="2088,227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 Box 163" o:spid="_x0000_s1026" o:spt="202" type="#_x0000_t202" style="position:absolute;left:1163;top:15606;height:227;width:283;" filled="f" stroked="f" coordsize="21600,21600" o:gfxdata="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iGWNL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52FA3E87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5" o:spid="_x0000_s1026" o:spt="202" type="#_x0000_t202" style="position:absolute;left:1553;top:15606;height:227;width:454;" filled="f" stroked="f" coordsize="21600,21600" o:gfxdata="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W0zr7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6AD511F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7" o:spid="_x0000_s1026" o:spt="202" type="#_x0000_t202" style="position:absolute;left:2117;top:15606;height:227;width:1134;" filled="f" stroked="f" coordsize="21600,21600" o:gfxdata="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Sr27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4FBBE454">
                            <w:pPr>
                              <w:pStyle w:val="10"/>
                              <w:jc w:val="both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Антіпов К.І.</w:t>
                            </w:r>
                          </w:p>
                        </w:txbxContent>
                      </v:textbox>
                    </v:shape>
                  </v:group>
                </v:group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D15D4C"/>
    <w:multiLevelType w:val="multilevel"/>
    <w:tmpl w:val="99D15D4C"/>
    <w:lvl w:ilvl="0" w:tentative="0">
      <w:start w:val="1"/>
      <w:numFmt w:val="decimal"/>
      <w:lvlText w:val="%1."/>
      <w:lvlJc w:val="left"/>
      <w:pPr>
        <w:tabs>
          <w:tab w:val="left" w:pos="-835"/>
        </w:tabs>
        <w:ind w:left="-83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-42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42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84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126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168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210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2520" w:leftChars="0" w:hanging="420" w:firstLineChars="0"/>
      </w:pPr>
      <w:rPr>
        <w:rFonts w:hint="default"/>
      </w:rPr>
    </w:lvl>
  </w:abstractNum>
  <w:abstractNum w:abstractNumId="1">
    <w:nsid w:val="9BBF7B2D"/>
    <w:multiLevelType w:val="multilevel"/>
    <w:tmpl w:val="9BBF7B2D"/>
    <w:lvl w:ilvl="0" w:tentative="0">
      <w:start w:val="1"/>
      <w:numFmt w:val="bullet"/>
      <w:lvlText w:val="-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0xProto Nerd Font" w:hAnsi="0xProto Nerd Font" w:cs="0xProto Nerd Font"/>
      </w:rPr>
    </w:lvl>
    <w:lvl w:ilvl="1" w:tentative="0">
      <w:start w:val="1"/>
      <w:numFmt w:val="bullet"/>
      <w:lvlText w:val="-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0xProto Nerd Font" w:hAnsi="0xProto Nerd Font" w:cs="0xProto Nerd Font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2">
    <w:nsid w:val="A8FC9FD6"/>
    <w:multiLevelType w:val="multilevel"/>
    <w:tmpl w:val="A8FC9FD6"/>
    <w:lvl w:ilvl="0" w:tentative="0">
      <w:start w:val="1"/>
      <w:numFmt w:val="bullet"/>
      <w:lvlText w:val="-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0xProto Nerd Font" w:hAnsi="0xProto Nerd Font" w:cs="0xProto Nerd Font"/>
      </w:rPr>
    </w:lvl>
    <w:lvl w:ilvl="1" w:tentative="0">
      <w:start w:val="1"/>
      <w:numFmt w:val="bullet"/>
      <w:lvlText w:val="-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0xProto Nerd Font" w:hAnsi="0xProto Nerd Font" w:cs="0xProto Nerd Font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3">
    <w:nsid w:val="B7F5D9D5"/>
    <w:multiLevelType w:val="multilevel"/>
    <w:tmpl w:val="B7F5D9D5"/>
    <w:lvl w:ilvl="0" w:tentative="0">
      <w:start w:val="1"/>
      <w:numFmt w:val="bullet"/>
      <w:lvlText w:val="-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0xProto Nerd Font" w:hAnsi="0xProto Nerd Font" w:cs="0xProto Nerd Font"/>
      </w:rPr>
    </w:lvl>
    <w:lvl w:ilvl="1" w:tentative="0">
      <w:start w:val="1"/>
      <w:numFmt w:val="bullet"/>
      <w:lvlText w:val="-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0xProto Nerd Font" w:hAnsi="0xProto Nerd Font" w:cs="0xProto Nerd Font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4">
    <w:nsid w:val="FBDD08E2"/>
    <w:multiLevelType w:val="multilevel"/>
    <w:tmpl w:val="FBDD08E2"/>
    <w:lvl w:ilvl="0" w:tentative="0">
      <w:start w:val="1"/>
      <w:numFmt w:val="bullet"/>
      <w:lvlText w:val="-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0xProto Nerd Font" w:hAnsi="0xProto Nerd Font" w:cs="0xProto Nerd Font"/>
      </w:rPr>
    </w:lvl>
    <w:lvl w:ilvl="1" w:tentative="0">
      <w:start w:val="1"/>
      <w:numFmt w:val="bullet"/>
      <w:lvlText w:val="-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0xProto Nerd Font" w:hAnsi="0xProto Nerd Font" w:cs="0xProto Nerd Font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5">
    <w:nsid w:val="FFFFFF88"/>
    <w:multiLevelType w:val="multilevel"/>
    <w:tmpl w:val="FFFFFF88"/>
    <w:lvl w:ilvl="0" w:tentative="0">
      <w:start w:val="1"/>
      <w:numFmt w:val="decimal"/>
      <w:pStyle w:val="16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FFFFFF89"/>
    <w:multiLevelType w:val="singleLevel"/>
    <w:tmpl w:val="FFFFFF89"/>
    <w:lvl w:ilvl="0" w:tentative="0">
      <w:start w:val="1"/>
      <w:numFmt w:val="bullet"/>
      <w:pStyle w:val="15"/>
      <w:lvlText w:val=""/>
      <w:lvlJc w:val="left"/>
      <w:pPr>
        <w:ind w:left="360" w:hanging="360"/>
      </w:pPr>
      <w:rPr>
        <w:rFonts w:hint="default" w:ascii="Symbol" w:hAnsi="Symbol"/>
      </w:rPr>
    </w:lvl>
  </w:abstractNum>
  <w:abstractNum w:abstractNumId="7">
    <w:nsid w:val="1F3858D8"/>
    <w:multiLevelType w:val="multilevel"/>
    <w:tmpl w:val="1F3858D8"/>
    <w:lvl w:ilvl="0" w:tentative="0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4F500756"/>
    <w:multiLevelType w:val="multilevel"/>
    <w:tmpl w:val="4F500756"/>
    <w:lvl w:ilvl="0" w:tentative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869" w:hanging="360"/>
      </w:pPr>
    </w:lvl>
    <w:lvl w:ilvl="2" w:tentative="0">
      <w:start w:val="1"/>
      <w:numFmt w:val="lowerRoman"/>
      <w:lvlText w:val="%3."/>
      <w:lvlJc w:val="right"/>
      <w:pPr>
        <w:ind w:left="3589" w:hanging="180"/>
      </w:pPr>
    </w:lvl>
    <w:lvl w:ilvl="3" w:tentative="0">
      <w:start w:val="1"/>
      <w:numFmt w:val="decimal"/>
      <w:lvlText w:val="%4."/>
      <w:lvlJc w:val="left"/>
      <w:pPr>
        <w:ind w:left="4309" w:hanging="360"/>
      </w:pPr>
    </w:lvl>
    <w:lvl w:ilvl="4" w:tentative="0">
      <w:start w:val="1"/>
      <w:numFmt w:val="lowerLetter"/>
      <w:lvlText w:val="%5."/>
      <w:lvlJc w:val="left"/>
      <w:pPr>
        <w:ind w:left="5029" w:hanging="360"/>
      </w:pPr>
    </w:lvl>
    <w:lvl w:ilvl="5" w:tentative="0">
      <w:start w:val="1"/>
      <w:numFmt w:val="lowerRoman"/>
      <w:lvlText w:val="%6."/>
      <w:lvlJc w:val="right"/>
      <w:pPr>
        <w:ind w:left="5749" w:hanging="180"/>
      </w:pPr>
    </w:lvl>
    <w:lvl w:ilvl="6" w:tentative="0">
      <w:start w:val="1"/>
      <w:numFmt w:val="decimal"/>
      <w:lvlText w:val="%7."/>
      <w:lvlJc w:val="left"/>
      <w:pPr>
        <w:ind w:left="6469" w:hanging="360"/>
      </w:pPr>
    </w:lvl>
    <w:lvl w:ilvl="7" w:tentative="0">
      <w:start w:val="1"/>
      <w:numFmt w:val="lowerLetter"/>
      <w:lvlText w:val="%8."/>
      <w:lvlJc w:val="left"/>
      <w:pPr>
        <w:ind w:left="7189" w:hanging="360"/>
      </w:pPr>
    </w:lvl>
    <w:lvl w:ilvl="8" w:tentative="0">
      <w:start w:val="1"/>
      <w:numFmt w:val="lowerRoman"/>
      <w:lvlText w:val="%9."/>
      <w:lvlJc w:val="right"/>
      <w:pPr>
        <w:ind w:left="7909" w:hanging="180"/>
      </w:pPr>
    </w:lvl>
  </w:abstractNum>
  <w:abstractNum w:abstractNumId="9">
    <w:nsid w:val="7FDCDC48"/>
    <w:multiLevelType w:val="multilevel"/>
    <w:tmpl w:val="7FDCDC48"/>
    <w:lvl w:ilvl="0" w:tentative="0">
      <w:start w:val="1"/>
      <w:numFmt w:val="bullet"/>
      <w:lvlText w:val="-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0xProto Nerd Font" w:hAnsi="0xProto Nerd Font" w:cs="0xProto Nerd Font"/>
      </w:rPr>
    </w:lvl>
    <w:lvl w:ilvl="1" w:tentative="0">
      <w:start w:val="1"/>
      <w:numFmt w:val="bullet"/>
      <w:lvlText w:val="-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0xProto Nerd Font" w:hAnsi="0xProto Nerd Font" w:cs="0xProto Nerd Font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8"/>
  </w:num>
  <w:num w:numId="5">
    <w:abstractNumId w:val="0"/>
  </w:num>
  <w:num w:numId="6">
    <w:abstractNumId w:val="4"/>
  </w:num>
  <w:num w:numId="7">
    <w:abstractNumId w:val="3"/>
  </w:num>
  <w:num w:numId="8">
    <w:abstractNumId w:val="9"/>
  </w:num>
  <w:num w:numId="9">
    <w:abstractNumId w:val="1"/>
  </w:num>
  <w:num w:numId="10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diablo">
    <w15:presenceInfo w15:providerId="None" w15:userId="diabl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attachedTemplate r:id="rId1"/>
  <w:revisionView w:markup="0"/>
  <w:documentProtection w:enforcement="0"/>
  <w:defaultTabStop w:val="425"/>
  <w:drawingGridHorizontalSpacing w:val="1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729"/>
    <w:rsid w:val="00005255"/>
    <w:rsid w:val="0000562D"/>
    <w:rsid w:val="000064CA"/>
    <w:rsid w:val="0001377F"/>
    <w:rsid w:val="0001785E"/>
    <w:rsid w:val="000209A6"/>
    <w:rsid w:val="00035C79"/>
    <w:rsid w:val="00051987"/>
    <w:rsid w:val="0007234C"/>
    <w:rsid w:val="00077F4B"/>
    <w:rsid w:val="00084543"/>
    <w:rsid w:val="000857E4"/>
    <w:rsid w:val="00085BC1"/>
    <w:rsid w:val="00091F9A"/>
    <w:rsid w:val="00093F8A"/>
    <w:rsid w:val="00096B0A"/>
    <w:rsid w:val="000A45A3"/>
    <w:rsid w:val="000D50AC"/>
    <w:rsid w:val="000E3198"/>
    <w:rsid w:val="000F1C12"/>
    <w:rsid w:val="00107E52"/>
    <w:rsid w:val="00172BC1"/>
    <w:rsid w:val="00185197"/>
    <w:rsid w:val="001868A7"/>
    <w:rsid w:val="001929CF"/>
    <w:rsid w:val="00195AEF"/>
    <w:rsid w:val="001A50CC"/>
    <w:rsid w:val="001A58A6"/>
    <w:rsid w:val="001B3CE0"/>
    <w:rsid w:val="001C003D"/>
    <w:rsid w:val="001D01D1"/>
    <w:rsid w:val="001D4052"/>
    <w:rsid w:val="001D764A"/>
    <w:rsid w:val="001F7F88"/>
    <w:rsid w:val="00201451"/>
    <w:rsid w:val="00205CE3"/>
    <w:rsid w:val="00207233"/>
    <w:rsid w:val="00211389"/>
    <w:rsid w:val="00226455"/>
    <w:rsid w:val="002268E4"/>
    <w:rsid w:val="002570A6"/>
    <w:rsid w:val="00257E4D"/>
    <w:rsid w:val="00261ABB"/>
    <w:rsid w:val="00295B3B"/>
    <w:rsid w:val="002A0EB4"/>
    <w:rsid w:val="002A4ED1"/>
    <w:rsid w:val="002B1B83"/>
    <w:rsid w:val="002C12A6"/>
    <w:rsid w:val="003013B1"/>
    <w:rsid w:val="00316B82"/>
    <w:rsid w:val="00321317"/>
    <w:rsid w:val="00330B37"/>
    <w:rsid w:val="0036039B"/>
    <w:rsid w:val="00362DF2"/>
    <w:rsid w:val="00374949"/>
    <w:rsid w:val="00383846"/>
    <w:rsid w:val="003A6D65"/>
    <w:rsid w:val="003D2E2A"/>
    <w:rsid w:val="003D45FA"/>
    <w:rsid w:val="004008F7"/>
    <w:rsid w:val="00414215"/>
    <w:rsid w:val="00422E4C"/>
    <w:rsid w:val="00423E27"/>
    <w:rsid w:val="00424AF8"/>
    <w:rsid w:val="0044119F"/>
    <w:rsid w:val="00443EB3"/>
    <w:rsid w:val="00456E69"/>
    <w:rsid w:val="0046637A"/>
    <w:rsid w:val="00467092"/>
    <w:rsid w:val="00473BA3"/>
    <w:rsid w:val="00483375"/>
    <w:rsid w:val="0048622F"/>
    <w:rsid w:val="004868D8"/>
    <w:rsid w:val="00496FF0"/>
    <w:rsid w:val="004A4167"/>
    <w:rsid w:val="004A7562"/>
    <w:rsid w:val="004C1147"/>
    <w:rsid w:val="004C4A88"/>
    <w:rsid w:val="004C6740"/>
    <w:rsid w:val="004E188D"/>
    <w:rsid w:val="004F0A77"/>
    <w:rsid w:val="004F0D3E"/>
    <w:rsid w:val="00502334"/>
    <w:rsid w:val="005032A6"/>
    <w:rsid w:val="00506FC9"/>
    <w:rsid w:val="005074CE"/>
    <w:rsid w:val="005076D1"/>
    <w:rsid w:val="00507D1B"/>
    <w:rsid w:val="00511A89"/>
    <w:rsid w:val="00517910"/>
    <w:rsid w:val="005208DE"/>
    <w:rsid w:val="00522DB6"/>
    <w:rsid w:val="005249C5"/>
    <w:rsid w:val="00525992"/>
    <w:rsid w:val="005338D7"/>
    <w:rsid w:val="0054609C"/>
    <w:rsid w:val="0055017D"/>
    <w:rsid w:val="00557316"/>
    <w:rsid w:val="00566CA7"/>
    <w:rsid w:val="00574A1A"/>
    <w:rsid w:val="00576F08"/>
    <w:rsid w:val="00593A00"/>
    <w:rsid w:val="005954D0"/>
    <w:rsid w:val="005B449B"/>
    <w:rsid w:val="005C2E9A"/>
    <w:rsid w:val="005D1427"/>
    <w:rsid w:val="005D5DE5"/>
    <w:rsid w:val="005F1DF9"/>
    <w:rsid w:val="005F4893"/>
    <w:rsid w:val="00606C5B"/>
    <w:rsid w:val="00613436"/>
    <w:rsid w:val="006228B0"/>
    <w:rsid w:val="006409FD"/>
    <w:rsid w:val="00664AEF"/>
    <w:rsid w:val="00692DF9"/>
    <w:rsid w:val="0069312F"/>
    <w:rsid w:val="00694E0A"/>
    <w:rsid w:val="00696C91"/>
    <w:rsid w:val="006B69F6"/>
    <w:rsid w:val="006D6100"/>
    <w:rsid w:val="006E73E0"/>
    <w:rsid w:val="00702409"/>
    <w:rsid w:val="007040F2"/>
    <w:rsid w:val="0071140F"/>
    <w:rsid w:val="00744FE5"/>
    <w:rsid w:val="007475D7"/>
    <w:rsid w:val="007609D0"/>
    <w:rsid w:val="007619A9"/>
    <w:rsid w:val="00761A1E"/>
    <w:rsid w:val="00765722"/>
    <w:rsid w:val="00774362"/>
    <w:rsid w:val="00780D64"/>
    <w:rsid w:val="007845A1"/>
    <w:rsid w:val="00784DD7"/>
    <w:rsid w:val="007A6510"/>
    <w:rsid w:val="007C1A69"/>
    <w:rsid w:val="007C22FA"/>
    <w:rsid w:val="007D0396"/>
    <w:rsid w:val="007D29B0"/>
    <w:rsid w:val="007E4ACB"/>
    <w:rsid w:val="007E644C"/>
    <w:rsid w:val="007E65E2"/>
    <w:rsid w:val="007F7590"/>
    <w:rsid w:val="00827852"/>
    <w:rsid w:val="00834D49"/>
    <w:rsid w:val="00835B06"/>
    <w:rsid w:val="008447D3"/>
    <w:rsid w:val="008503A6"/>
    <w:rsid w:val="00854F56"/>
    <w:rsid w:val="008635A2"/>
    <w:rsid w:val="00867904"/>
    <w:rsid w:val="00877730"/>
    <w:rsid w:val="00882B11"/>
    <w:rsid w:val="00893C72"/>
    <w:rsid w:val="00893F6B"/>
    <w:rsid w:val="008A02F9"/>
    <w:rsid w:val="008B1C19"/>
    <w:rsid w:val="008B6729"/>
    <w:rsid w:val="008B681A"/>
    <w:rsid w:val="008F5277"/>
    <w:rsid w:val="009275C2"/>
    <w:rsid w:val="00936267"/>
    <w:rsid w:val="00947EEF"/>
    <w:rsid w:val="00953A47"/>
    <w:rsid w:val="00955F22"/>
    <w:rsid w:val="00973615"/>
    <w:rsid w:val="00984AB9"/>
    <w:rsid w:val="00991846"/>
    <w:rsid w:val="00994056"/>
    <w:rsid w:val="009A1F29"/>
    <w:rsid w:val="009B17E7"/>
    <w:rsid w:val="009C1844"/>
    <w:rsid w:val="009C7450"/>
    <w:rsid w:val="009C7774"/>
    <w:rsid w:val="009D66EA"/>
    <w:rsid w:val="009D72A1"/>
    <w:rsid w:val="009E2982"/>
    <w:rsid w:val="009F0BF7"/>
    <w:rsid w:val="009F3A44"/>
    <w:rsid w:val="00A0076A"/>
    <w:rsid w:val="00A041D6"/>
    <w:rsid w:val="00A15FD8"/>
    <w:rsid w:val="00A21DB3"/>
    <w:rsid w:val="00A23E49"/>
    <w:rsid w:val="00A275D1"/>
    <w:rsid w:val="00A34B1D"/>
    <w:rsid w:val="00A359FF"/>
    <w:rsid w:val="00A456A2"/>
    <w:rsid w:val="00A4648A"/>
    <w:rsid w:val="00A553FB"/>
    <w:rsid w:val="00A67ED6"/>
    <w:rsid w:val="00A756E5"/>
    <w:rsid w:val="00A864BE"/>
    <w:rsid w:val="00A96A2E"/>
    <w:rsid w:val="00AD078D"/>
    <w:rsid w:val="00AD6340"/>
    <w:rsid w:val="00AF0FDA"/>
    <w:rsid w:val="00B14D31"/>
    <w:rsid w:val="00B15A8D"/>
    <w:rsid w:val="00B21146"/>
    <w:rsid w:val="00B34FA4"/>
    <w:rsid w:val="00B43411"/>
    <w:rsid w:val="00B869D8"/>
    <w:rsid w:val="00B93D50"/>
    <w:rsid w:val="00B94230"/>
    <w:rsid w:val="00BA1CAE"/>
    <w:rsid w:val="00BA2CC6"/>
    <w:rsid w:val="00BB06F9"/>
    <w:rsid w:val="00BB3ABE"/>
    <w:rsid w:val="00BB5254"/>
    <w:rsid w:val="00BC0C60"/>
    <w:rsid w:val="00BC3A40"/>
    <w:rsid w:val="00BD5AF1"/>
    <w:rsid w:val="00BD7216"/>
    <w:rsid w:val="00BD7CB9"/>
    <w:rsid w:val="00BF2F24"/>
    <w:rsid w:val="00BF4D8D"/>
    <w:rsid w:val="00C023A9"/>
    <w:rsid w:val="00C1004C"/>
    <w:rsid w:val="00C12DBD"/>
    <w:rsid w:val="00C25072"/>
    <w:rsid w:val="00C25998"/>
    <w:rsid w:val="00C33CA3"/>
    <w:rsid w:val="00C4364D"/>
    <w:rsid w:val="00C43BF2"/>
    <w:rsid w:val="00C5518D"/>
    <w:rsid w:val="00C5682B"/>
    <w:rsid w:val="00C71AC7"/>
    <w:rsid w:val="00C7423D"/>
    <w:rsid w:val="00C7554B"/>
    <w:rsid w:val="00C93ABB"/>
    <w:rsid w:val="00CA2106"/>
    <w:rsid w:val="00CB1928"/>
    <w:rsid w:val="00CD2B63"/>
    <w:rsid w:val="00CF0AC5"/>
    <w:rsid w:val="00CF4A00"/>
    <w:rsid w:val="00D00E26"/>
    <w:rsid w:val="00D048F5"/>
    <w:rsid w:val="00D07459"/>
    <w:rsid w:val="00D10215"/>
    <w:rsid w:val="00D1224B"/>
    <w:rsid w:val="00D15F78"/>
    <w:rsid w:val="00D166AE"/>
    <w:rsid w:val="00D21D6B"/>
    <w:rsid w:val="00D22652"/>
    <w:rsid w:val="00D345A2"/>
    <w:rsid w:val="00D47F30"/>
    <w:rsid w:val="00D51A34"/>
    <w:rsid w:val="00D52467"/>
    <w:rsid w:val="00D651E3"/>
    <w:rsid w:val="00D66A7D"/>
    <w:rsid w:val="00D80748"/>
    <w:rsid w:val="00D818C1"/>
    <w:rsid w:val="00DA2001"/>
    <w:rsid w:val="00DA745A"/>
    <w:rsid w:val="00DB1E8B"/>
    <w:rsid w:val="00DD2E78"/>
    <w:rsid w:val="00DD78FE"/>
    <w:rsid w:val="00DF14C9"/>
    <w:rsid w:val="00DF417A"/>
    <w:rsid w:val="00DF6B87"/>
    <w:rsid w:val="00E05171"/>
    <w:rsid w:val="00E06CC4"/>
    <w:rsid w:val="00E35F0C"/>
    <w:rsid w:val="00E6264A"/>
    <w:rsid w:val="00E71B97"/>
    <w:rsid w:val="00E72066"/>
    <w:rsid w:val="00EA4399"/>
    <w:rsid w:val="00EC0AFB"/>
    <w:rsid w:val="00EC5A44"/>
    <w:rsid w:val="00ED50BC"/>
    <w:rsid w:val="00ED726C"/>
    <w:rsid w:val="00F06850"/>
    <w:rsid w:val="00F503C9"/>
    <w:rsid w:val="00F51857"/>
    <w:rsid w:val="00F67091"/>
    <w:rsid w:val="00F72FC2"/>
    <w:rsid w:val="00F96FFC"/>
    <w:rsid w:val="00FA3D2D"/>
    <w:rsid w:val="00FB32B8"/>
    <w:rsid w:val="00FC73E7"/>
    <w:rsid w:val="00FD42A5"/>
    <w:rsid w:val="00FE209D"/>
    <w:rsid w:val="00FE474F"/>
    <w:rsid w:val="00FE4A7B"/>
    <w:rsid w:val="0EFD185E"/>
    <w:rsid w:val="16BF5FD3"/>
    <w:rsid w:val="1FBB5791"/>
    <w:rsid w:val="1FBF004D"/>
    <w:rsid w:val="2EFC17F1"/>
    <w:rsid w:val="2F6280B2"/>
    <w:rsid w:val="2FE79E6D"/>
    <w:rsid w:val="2FF7B1D1"/>
    <w:rsid w:val="31DF7BF0"/>
    <w:rsid w:val="33399358"/>
    <w:rsid w:val="33EE1429"/>
    <w:rsid w:val="365F0C73"/>
    <w:rsid w:val="373F92FD"/>
    <w:rsid w:val="37A3731B"/>
    <w:rsid w:val="387FD4E9"/>
    <w:rsid w:val="3A576F89"/>
    <w:rsid w:val="3B1E1EC6"/>
    <w:rsid w:val="3D881FE8"/>
    <w:rsid w:val="3DEBBEBA"/>
    <w:rsid w:val="3DF09A6A"/>
    <w:rsid w:val="3EBA9263"/>
    <w:rsid w:val="3FFF7D96"/>
    <w:rsid w:val="3FFFCC83"/>
    <w:rsid w:val="46E55511"/>
    <w:rsid w:val="4C578A0D"/>
    <w:rsid w:val="4DCD731B"/>
    <w:rsid w:val="4FBF7E09"/>
    <w:rsid w:val="548FD8F5"/>
    <w:rsid w:val="54AF33ED"/>
    <w:rsid w:val="56FE04DE"/>
    <w:rsid w:val="57FE0832"/>
    <w:rsid w:val="5B3EE20C"/>
    <w:rsid w:val="5BAEFCA0"/>
    <w:rsid w:val="5DBBE8AA"/>
    <w:rsid w:val="5F9F46F4"/>
    <w:rsid w:val="5FFFABF3"/>
    <w:rsid w:val="64FB21D1"/>
    <w:rsid w:val="65FBF837"/>
    <w:rsid w:val="6776D8F3"/>
    <w:rsid w:val="67DF27A4"/>
    <w:rsid w:val="67FB77FC"/>
    <w:rsid w:val="6A6D7B10"/>
    <w:rsid w:val="6B5F6988"/>
    <w:rsid w:val="6C6EC026"/>
    <w:rsid w:val="6EB41CA1"/>
    <w:rsid w:val="6ECEC14F"/>
    <w:rsid w:val="6EFFB288"/>
    <w:rsid w:val="6F471BCF"/>
    <w:rsid w:val="6F7F78EF"/>
    <w:rsid w:val="6FFD48D3"/>
    <w:rsid w:val="73F70A06"/>
    <w:rsid w:val="75AFDD48"/>
    <w:rsid w:val="75F55515"/>
    <w:rsid w:val="75F952D5"/>
    <w:rsid w:val="75FFDE32"/>
    <w:rsid w:val="76FF72F5"/>
    <w:rsid w:val="7727B64F"/>
    <w:rsid w:val="77DFD7F9"/>
    <w:rsid w:val="77FAF0E7"/>
    <w:rsid w:val="78FAAA36"/>
    <w:rsid w:val="79CFBB66"/>
    <w:rsid w:val="79DD9A6D"/>
    <w:rsid w:val="79EF953D"/>
    <w:rsid w:val="7AC3F32D"/>
    <w:rsid w:val="7AE7EBAC"/>
    <w:rsid w:val="7AFFA952"/>
    <w:rsid w:val="7BBF6465"/>
    <w:rsid w:val="7BDC9F42"/>
    <w:rsid w:val="7BE2ABD5"/>
    <w:rsid w:val="7BEFC99A"/>
    <w:rsid w:val="7BFF144D"/>
    <w:rsid w:val="7D9C14C4"/>
    <w:rsid w:val="7DB748A1"/>
    <w:rsid w:val="7DB7C1F7"/>
    <w:rsid w:val="7DBF9166"/>
    <w:rsid w:val="7DEE437A"/>
    <w:rsid w:val="7DFE7F9D"/>
    <w:rsid w:val="7DFFC7AE"/>
    <w:rsid w:val="7E9B0A6F"/>
    <w:rsid w:val="7F2DD322"/>
    <w:rsid w:val="7F798AF4"/>
    <w:rsid w:val="7F9D41D0"/>
    <w:rsid w:val="7FABF1C5"/>
    <w:rsid w:val="7FB56273"/>
    <w:rsid w:val="7FB7E50E"/>
    <w:rsid w:val="7FD5BDD9"/>
    <w:rsid w:val="7FE496C6"/>
    <w:rsid w:val="7FF4BF6A"/>
    <w:rsid w:val="7FFDD94D"/>
    <w:rsid w:val="7FFF103E"/>
    <w:rsid w:val="7FFFF7B9"/>
    <w:rsid w:val="8FFF8685"/>
    <w:rsid w:val="9F6EF0D2"/>
    <w:rsid w:val="9FFC6D9B"/>
    <w:rsid w:val="A6EE8BDE"/>
    <w:rsid w:val="A77F7B17"/>
    <w:rsid w:val="ABDFC663"/>
    <w:rsid w:val="AF5F7482"/>
    <w:rsid w:val="AF7DC7B5"/>
    <w:rsid w:val="B365FF40"/>
    <w:rsid w:val="B3DEF9F7"/>
    <w:rsid w:val="B5E7ADD8"/>
    <w:rsid w:val="B6E4540C"/>
    <w:rsid w:val="B6F7D393"/>
    <w:rsid w:val="B6FEB098"/>
    <w:rsid w:val="BD591EC3"/>
    <w:rsid w:val="BD7CE037"/>
    <w:rsid w:val="BEF1A628"/>
    <w:rsid w:val="BEF7F59E"/>
    <w:rsid w:val="BFBEFBA6"/>
    <w:rsid w:val="BFEA8DAD"/>
    <w:rsid w:val="BFFFE2EE"/>
    <w:rsid w:val="CEAB5F6B"/>
    <w:rsid w:val="CEFF9FDD"/>
    <w:rsid w:val="CFF7C26E"/>
    <w:rsid w:val="D76C6063"/>
    <w:rsid w:val="D7EA0D0A"/>
    <w:rsid w:val="DDCF63FB"/>
    <w:rsid w:val="DDD72AE5"/>
    <w:rsid w:val="DDFF5C92"/>
    <w:rsid w:val="DFEF4DEC"/>
    <w:rsid w:val="E6A35328"/>
    <w:rsid w:val="E73F2751"/>
    <w:rsid w:val="E7FBC83F"/>
    <w:rsid w:val="E7FBCB55"/>
    <w:rsid w:val="EA5CFB0F"/>
    <w:rsid w:val="EBFC3057"/>
    <w:rsid w:val="ECBD280F"/>
    <w:rsid w:val="ED7F6091"/>
    <w:rsid w:val="EDF6476F"/>
    <w:rsid w:val="EE3FA084"/>
    <w:rsid w:val="EF5BEE4F"/>
    <w:rsid w:val="EFFE840E"/>
    <w:rsid w:val="EFFEB15E"/>
    <w:rsid w:val="F2FB7248"/>
    <w:rsid w:val="F36E7720"/>
    <w:rsid w:val="F37DFAEA"/>
    <w:rsid w:val="F3FFE51B"/>
    <w:rsid w:val="F5FB9EA4"/>
    <w:rsid w:val="F76E6068"/>
    <w:rsid w:val="F9BF6C00"/>
    <w:rsid w:val="F9F8EFAC"/>
    <w:rsid w:val="FAD7BF02"/>
    <w:rsid w:val="FAEFF9CD"/>
    <w:rsid w:val="FB445E0D"/>
    <w:rsid w:val="FBBE4A43"/>
    <w:rsid w:val="FBFBA2B1"/>
    <w:rsid w:val="FBFF2652"/>
    <w:rsid w:val="FC3F3150"/>
    <w:rsid w:val="FCBFA71B"/>
    <w:rsid w:val="FCFBCDFA"/>
    <w:rsid w:val="FD7CD3FB"/>
    <w:rsid w:val="FD9BDE0B"/>
    <w:rsid w:val="FDB2CBB6"/>
    <w:rsid w:val="FDDE6D26"/>
    <w:rsid w:val="FE633CCF"/>
    <w:rsid w:val="FEFE7C50"/>
    <w:rsid w:val="FF459C73"/>
    <w:rsid w:val="FF6E2093"/>
    <w:rsid w:val="FF761F15"/>
    <w:rsid w:val="FF7747CD"/>
    <w:rsid w:val="FFB6301D"/>
    <w:rsid w:val="FFBF2465"/>
    <w:rsid w:val="FFDFF0EA"/>
    <w:rsid w:val="FFEF1302"/>
    <w:rsid w:val="FFEF9002"/>
    <w:rsid w:val="FFEFA28E"/>
    <w:rsid w:val="FFF5B729"/>
    <w:rsid w:val="FFFAFE95"/>
    <w:rsid w:val="FFFB6D54"/>
    <w:rsid w:val="FFFF3E8A"/>
    <w:rsid w:val="FFFF9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99" w:semiHidden="0" w:name="List Bullet"/>
    <w:lsdException w:qFormat="1" w:uiPriority="99" w:semiHidden="0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firstLine="709"/>
      <w:jc w:val="both"/>
    </w:pPr>
    <w:rPr>
      <w:rFonts w:ascii="Times New Roman" w:hAnsi="Times New Roman" w:eastAsia="Calibri" w:cs="Times New Roman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6">
    <w:name w:val="heading 7"/>
    <w:basedOn w:val="1"/>
    <w:next w:val="1"/>
    <w:semiHidden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7">
    <w:name w:val="Default Paragraph Font"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31"/>
    <w:semiHidden/>
    <w:unhideWhenUsed/>
    <w:qFormat/>
    <w:uiPriority w:val="99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10">
    <w:name w:val="footer"/>
    <w:basedOn w:val="1"/>
    <w:link w:val="23"/>
    <w:qFormat/>
    <w:uiPriority w:val="99"/>
    <w:pPr>
      <w:tabs>
        <w:tab w:val="center" w:pos="4677"/>
        <w:tab w:val="right" w:pos="9355"/>
      </w:tabs>
      <w:spacing w:line="240" w:lineRule="auto"/>
      <w:ind w:firstLine="0"/>
      <w:jc w:val="center"/>
    </w:pPr>
    <w:rPr>
      <w:sz w:val="20"/>
    </w:rPr>
  </w:style>
  <w:style w:type="paragraph" w:styleId="11">
    <w:name w:val="header"/>
    <w:basedOn w:val="1"/>
    <w:link w:val="26"/>
    <w:unhideWhenUsed/>
    <w:qFormat/>
    <w:uiPriority w:val="0"/>
    <w:pPr>
      <w:tabs>
        <w:tab w:val="center" w:pos="4677"/>
        <w:tab w:val="right" w:pos="9355"/>
      </w:tabs>
      <w:spacing w:line="240" w:lineRule="auto"/>
    </w:pPr>
  </w:style>
  <w:style w:type="character" w:styleId="12">
    <w:name w:val="HTML Code"/>
    <w:basedOn w:val="7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13">
    <w:name w:val="HTML Preformatted"/>
    <w:basedOn w:val="1"/>
    <w:link w:val="33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14">
    <w:name w:val="Hyperlink"/>
    <w:basedOn w:val="7"/>
    <w:semiHidden/>
    <w:unhideWhenUsed/>
    <w:qFormat/>
    <w:uiPriority w:val="99"/>
    <w:rPr>
      <w:color w:val="0000FF"/>
      <w:u w:val="single"/>
    </w:rPr>
  </w:style>
  <w:style w:type="paragraph" w:styleId="15">
    <w:name w:val="List Bullet"/>
    <w:basedOn w:val="1"/>
    <w:unhideWhenUsed/>
    <w:qFormat/>
    <w:uiPriority w:val="99"/>
    <w:pPr>
      <w:numPr>
        <w:ilvl w:val="0"/>
        <w:numId w:val="1"/>
      </w:numPr>
      <w:ind w:left="0" w:firstLine="709"/>
      <w:contextualSpacing/>
    </w:pPr>
  </w:style>
  <w:style w:type="paragraph" w:styleId="16">
    <w:name w:val="List Number"/>
    <w:basedOn w:val="1"/>
    <w:unhideWhenUsed/>
    <w:qFormat/>
    <w:uiPriority w:val="99"/>
    <w:pPr>
      <w:numPr>
        <w:ilvl w:val="0"/>
        <w:numId w:val="2"/>
      </w:numPr>
      <w:tabs>
        <w:tab w:val="clear" w:pos="360"/>
      </w:tabs>
      <w:ind w:left="0" w:firstLine="709"/>
    </w:pPr>
  </w:style>
  <w:style w:type="paragraph" w:styleId="17">
    <w:name w:val="Normal (Web)"/>
    <w:basedOn w:val="1"/>
    <w:unhideWhenUsed/>
    <w:qFormat/>
    <w:uiPriority w:val="9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18">
    <w:name w:val="Strong"/>
    <w:basedOn w:val="7"/>
    <w:qFormat/>
    <w:uiPriority w:val="22"/>
    <w:rPr>
      <w:b/>
      <w:bCs/>
    </w:rPr>
  </w:style>
  <w:style w:type="paragraph" w:styleId="19">
    <w:name w:val="Subtitle"/>
    <w:basedOn w:val="1"/>
    <w:next w:val="1"/>
    <w:link w:val="22"/>
    <w:qFormat/>
    <w:uiPriority w:val="0"/>
    <w:pPr>
      <w:ind w:firstLine="709"/>
    </w:pPr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20">
    <w:name w:val="Table Grid"/>
    <w:basedOn w:val="8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1">
    <w:name w:val="toc 1"/>
    <w:basedOn w:val="1"/>
    <w:next w:val="1"/>
    <w:unhideWhenUsed/>
    <w:qFormat/>
    <w:uiPriority w:val="39"/>
    <w:pPr>
      <w:spacing w:after="100"/>
    </w:pPr>
  </w:style>
  <w:style w:type="character" w:customStyle="1" w:styleId="22">
    <w:name w:val="Подзаголовок Знак"/>
    <w:basedOn w:val="7"/>
    <w:link w:val="19"/>
    <w:qFormat/>
    <w:uiPriority w:val="0"/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  <w:lang w:eastAsia="en-US"/>
      <w14:textFill>
        <w14:solidFill>
          <w14:schemeClr w14:val="accent1"/>
        </w14:solidFill>
      </w14:textFill>
    </w:rPr>
  </w:style>
  <w:style w:type="character" w:customStyle="1" w:styleId="23">
    <w:name w:val="Нижний колонтитул Знак"/>
    <w:basedOn w:val="7"/>
    <w:link w:val="10"/>
    <w:qFormat/>
    <w:uiPriority w:val="99"/>
    <w:rPr>
      <w:rFonts w:ascii="Times New Roman" w:hAnsi="Times New Roman" w:eastAsia="Calibri" w:cs="Times New Roman"/>
      <w:sz w:val="20"/>
      <w:lang w:eastAsia="en-US"/>
    </w:rPr>
  </w:style>
  <w:style w:type="paragraph" w:customStyle="1" w:styleId="24">
    <w:name w:val="Тема"/>
    <w:basedOn w:val="19"/>
    <w:qFormat/>
    <w:uiPriority w:val="0"/>
    <w:pPr>
      <w:spacing w:before="240" w:after="240"/>
      <w:contextualSpacing/>
    </w:pPr>
    <w:rPr>
      <w:rFonts w:ascii="Times New Roman" w:hAnsi="Times New Roman"/>
      <w:i w:val="0"/>
      <w:color w:val="002060"/>
      <w:sz w:val="28"/>
    </w:rPr>
  </w:style>
  <w:style w:type="paragraph" w:customStyle="1" w:styleId="25">
    <w:name w:val="Рисунок"/>
    <w:basedOn w:val="1"/>
    <w:qFormat/>
    <w:uiPriority w:val="0"/>
    <w:pPr>
      <w:spacing w:before="360" w:after="360"/>
      <w:ind w:firstLine="0"/>
      <w:contextualSpacing/>
      <w:jc w:val="center"/>
    </w:pPr>
    <w:rPr>
      <w:color w:val="2F5597" w:themeColor="accent5" w:themeShade="BF"/>
    </w:rPr>
  </w:style>
  <w:style w:type="character" w:customStyle="1" w:styleId="26">
    <w:name w:val="Верхний колонтитул Знак"/>
    <w:basedOn w:val="7"/>
    <w:link w:val="11"/>
    <w:qFormat/>
    <w:uiPriority w:val="0"/>
    <w:rPr>
      <w:rFonts w:ascii="Times New Roman" w:hAnsi="Times New Roman" w:eastAsia="Calibri" w:cs="Times New Roman"/>
      <w:sz w:val="28"/>
      <w:lang w:eastAsia="en-US"/>
    </w:rPr>
  </w:style>
  <w:style w:type="character" w:customStyle="1" w:styleId="27">
    <w:name w:val="Заголовок 1 Знак"/>
    <w:basedOn w:val="7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  <w:lang w:eastAsia="en-US"/>
    </w:rPr>
  </w:style>
  <w:style w:type="paragraph" w:customStyle="1" w:styleId="28">
    <w:name w:val="Заголовок практической работы"/>
    <w:basedOn w:val="1"/>
    <w:link w:val="29"/>
    <w:qFormat/>
    <w:uiPriority w:val="0"/>
    <w:pPr>
      <w:spacing w:after="360"/>
      <w:jc w:val="center"/>
    </w:pPr>
    <w:rPr>
      <w:caps/>
      <w:color w:val="002060"/>
      <w:szCs w:val="28"/>
    </w:rPr>
  </w:style>
  <w:style w:type="character" w:customStyle="1" w:styleId="29">
    <w:name w:val="Заголовок практической работы Знак"/>
    <w:basedOn w:val="7"/>
    <w:link w:val="28"/>
    <w:qFormat/>
    <w:uiPriority w:val="0"/>
    <w:rPr>
      <w:rFonts w:ascii="Times New Roman" w:hAnsi="Times New Roman" w:eastAsia="Calibri" w:cs="Times New Roman"/>
      <w:caps/>
      <w:color w:val="002060"/>
      <w:sz w:val="28"/>
      <w:szCs w:val="28"/>
      <w:lang w:eastAsia="en-US"/>
    </w:rPr>
  </w:style>
  <w:style w:type="character" w:styleId="30">
    <w:name w:val="Placeholder Text"/>
    <w:basedOn w:val="7"/>
    <w:semiHidden/>
    <w:qFormat/>
    <w:uiPriority w:val="99"/>
    <w:rPr>
      <w:color w:val="808080"/>
    </w:rPr>
  </w:style>
  <w:style w:type="character" w:customStyle="1" w:styleId="31">
    <w:name w:val="Текст выноски Знак"/>
    <w:basedOn w:val="7"/>
    <w:link w:val="9"/>
    <w:semiHidden/>
    <w:qFormat/>
    <w:uiPriority w:val="99"/>
    <w:rPr>
      <w:rFonts w:ascii="Segoe UI" w:hAnsi="Segoe UI" w:eastAsia="Calibri" w:cs="Segoe UI"/>
      <w:sz w:val="18"/>
      <w:szCs w:val="18"/>
      <w:lang w:eastAsia="en-US"/>
    </w:rPr>
  </w:style>
  <w:style w:type="paragraph" w:customStyle="1" w:styleId="32">
    <w:name w:val="Код програми"/>
    <w:basedOn w:val="1"/>
    <w:qFormat/>
    <w:uiPriority w:val="0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33">
    <w:name w:val="Стандартный HTML Знак"/>
    <w:basedOn w:val="7"/>
    <w:link w:val="13"/>
    <w:semiHidden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paragraph" w:styleId="34">
    <w:name w:val="No Spacing"/>
    <w:qFormat/>
    <w:uiPriority w:val="1"/>
    <w:pPr>
      <w:spacing w:line="240" w:lineRule="auto"/>
      <w:ind w:firstLine="0"/>
      <w:jc w:val="left"/>
    </w:pPr>
    <w:rPr>
      <w:rFonts w:ascii="Times New Roman" w:hAnsi="Times New Roman" w:eastAsia="Calibri" w:cs="Times New Roman"/>
      <w:sz w:val="24"/>
      <w:szCs w:val="22"/>
      <w:lang w:val="ru-RU" w:eastAsia="en-US" w:bidi="ar-SA"/>
    </w:rPr>
  </w:style>
  <w:style w:type="paragraph" w:customStyle="1" w:styleId="35">
    <w:name w:val="Table Paragraph"/>
    <w:basedOn w:val="1"/>
    <w:qFormat/>
    <w:uiPriority w:val="1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 w:val="22"/>
      <w:lang w:val="uk-UA"/>
    </w:rPr>
  </w:style>
  <w:style w:type="paragraph" w:styleId="3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microsoft.com/office/2011/relationships/people" Target="people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home/diablo/C:\Users\avoqu\Downloads\report_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report_template.dotx</Template>
  <Pages>7</Pages>
  <Words>417</Words>
  <Characters>2992</Characters>
  <Lines>13</Lines>
  <Paragraphs>3</Paragraphs>
  <TotalTime>2</TotalTime>
  <ScaleCrop>false</ScaleCrop>
  <LinksUpToDate>false</LinksUpToDate>
  <CharactersWithSpaces>3367</CharactersWithSpaces>
  <Application>WPS Office_12.1.0.17885_F1E327BC-269C-435d-A152-05C5408002CA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2022-10-09T18:16:00Z</dcterms:created>
  <dc:creator>avoqu</dc:creator>
  <cp:lastModifiedBy>diablo</cp:lastModifiedBy>
  <dcterms:modified xsi:type="dcterms:W3CDTF">2024-12-11T22:57:41Z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1033-12.1.0.17885</vt:lpwstr>
  </property>
  <property fmtid="{D5CDD505-2E9C-101B-9397-08002B2CF9AE}" pid="3" name="ICV">
    <vt:lpwstr>0F2FA430E693029E9C9A246737F2165D_43</vt:lpwstr>
  </property>
</Properties>
</file>